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5BD2C" w14:textId="71F5C0BF" w:rsidR="00E60283" w:rsidRPr="00913562" w:rsidRDefault="009A50DA" w:rsidP="00913562">
      <w:pPr>
        <w:pStyle w:val="FirstParagraph"/>
        <w:spacing w:before="0" w:after="120" w:line="240" w:lineRule="auto"/>
        <w:jc w:val="center"/>
        <w:rPr>
          <w:rFonts w:cs="Times New Roman"/>
          <w:b/>
          <w:bCs/>
          <w:color w:val="000000" w:themeColor="text1"/>
          <w:sz w:val="28"/>
          <w:szCs w:val="28"/>
        </w:rPr>
      </w:pPr>
      <w:r w:rsidRPr="00913562">
        <w:rPr>
          <w:rFonts w:cs="Times New Roman"/>
          <w:b/>
          <w:bCs/>
          <w:color w:val="000000" w:themeColor="text1"/>
          <w:sz w:val="28"/>
          <w:szCs w:val="28"/>
        </w:rPr>
        <w:t xml:space="preserve">Long-Read Sequencing-Enhanced </w:t>
      </w:r>
      <w:proofErr w:type="spellStart"/>
      <w:r w:rsidRPr="00913562">
        <w:rPr>
          <w:rFonts w:cs="Times New Roman"/>
          <w:b/>
          <w:bCs/>
          <w:color w:val="000000" w:themeColor="text1"/>
          <w:sz w:val="28"/>
          <w:szCs w:val="28"/>
        </w:rPr>
        <w:t>Immunopeptidomics</w:t>
      </w:r>
      <w:proofErr w:type="spellEnd"/>
      <w:r w:rsidRPr="00913562">
        <w:rPr>
          <w:rFonts w:cs="Times New Roman"/>
          <w:b/>
          <w:bCs/>
          <w:color w:val="000000" w:themeColor="text1"/>
          <w:sz w:val="28"/>
          <w:szCs w:val="28"/>
        </w:rPr>
        <w:t xml:space="preserve"> Unveils</w:t>
      </w:r>
      <w:r>
        <w:rPr>
          <w:rFonts w:eastAsiaTheme="minorEastAsia" w:cs="Times New Roman" w:hint="eastAsia"/>
          <w:b/>
          <w:bCs/>
          <w:color w:val="000000" w:themeColor="text1"/>
          <w:sz w:val="28"/>
          <w:szCs w:val="28"/>
        </w:rPr>
        <w:t xml:space="preserve"> </w:t>
      </w:r>
      <w:r w:rsidRPr="00913562">
        <w:rPr>
          <w:rFonts w:cs="Times New Roman"/>
          <w:b/>
          <w:bCs/>
          <w:color w:val="000000" w:themeColor="text1"/>
          <w:sz w:val="28"/>
          <w:szCs w:val="28"/>
        </w:rPr>
        <w:t xml:space="preserve">Non-Canonical Neoepitopes </w:t>
      </w:r>
      <w:commentRangeStart w:id="0"/>
      <w:commentRangeStart w:id="1"/>
      <w:r w:rsidRPr="00913562">
        <w:rPr>
          <w:rFonts w:cs="Times New Roman"/>
          <w:b/>
          <w:bCs/>
          <w:color w:val="000000" w:themeColor="text1"/>
          <w:sz w:val="28"/>
          <w:szCs w:val="28"/>
        </w:rPr>
        <w:t xml:space="preserve">for </w:t>
      </w:r>
      <w:commentRangeEnd w:id="0"/>
      <w:r w:rsidRPr="00913562">
        <w:rPr>
          <w:rStyle w:val="af8"/>
          <w:rFonts w:cs="Times New Roman"/>
          <w:b/>
          <w:bCs/>
          <w:color w:val="000000" w:themeColor="text1"/>
          <w:sz w:val="28"/>
          <w:szCs w:val="28"/>
        </w:rPr>
        <w:commentReference w:id="0"/>
      </w:r>
      <w:commentRangeEnd w:id="1"/>
      <w:r w:rsidRPr="00913562">
        <w:rPr>
          <w:rStyle w:val="af8"/>
          <w:rFonts w:cs="Times New Roman"/>
          <w:b/>
          <w:bCs/>
          <w:color w:val="000000" w:themeColor="text1"/>
          <w:sz w:val="28"/>
          <w:szCs w:val="28"/>
        </w:rPr>
        <w:commentReference w:id="1"/>
      </w:r>
      <w:r w:rsidRPr="00913562">
        <w:rPr>
          <w:rFonts w:cs="Times New Roman"/>
          <w:b/>
          <w:bCs/>
          <w:color w:val="000000" w:themeColor="text1"/>
          <w:sz w:val="28"/>
          <w:szCs w:val="28"/>
        </w:rPr>
        <w:t>mRNA-LNP Vaccination against Pancreatic Cancer</w:t>
      </w:r>
    </w:p>
    <w:p w14:paraId="6225BD2D" w14:textId="6FC4627F" w:rsidR="00E60283" w:rsidRPr="00913562" w:rsidRDefault="009A50DA" w:rsidP="00913562">
      <w:pPr>
        <w:pStyle w:val="a0"/>
        <w:spacing w:before="0" w:after="120" w:line="240" w:lineRule="auto"/>
        <w:jc w:val="left"/>
        <w:rPr>
          <w:rFonts w:eastAsiaTheme="minorEastAsia" w:cs="Times New Roman"/>
          <w:color w:val="000000" w:themeColor="text1"/>
        </w:rPr>
      </w:pPr>
      <w:proofErr w:type="spellStart"/>
      <w:r w:rsidRPr="00913562">
        <w:rPr>
          <w:rFonts w:eastAsiaTheme="minorEastAsia" w:cs="Times New Roman"/>
          <w:color w:val="000000" w:themeColor="text1"/>
        </w:rPr>
        <w:t>Xiangeng</w:t>
      </w:r>
      <w:proofErr w:type="spellEnd"/>
      <w:r w:rsidRPr="00913562">
        <w:rPr>
          <w:rFonts w:eastAsiaTheme="minorEastAsia" w:cs="Times New Roman"/>
          <w:color w:val="000000" w:themeColor="text1"/>
        </w:rPr>
        <w:t xml:space="preserve"> Wang</w:t>
      </w:r>
      <w:r w:rsidRPr="00913562">
        <w:rPr>
          <w:rFonts w:eastAsiaTheme="minorEastAsia" w:cs="Times New Roman"/>
          <w:color w:val="000000" w:themeColor="text1"/>
          <w:vertAlign w:val="superscript"/>
        </w:rPr>
        <w:t>1,4#</w:t>
      </w:r>
      <w:r w:rsidRPr="00913562">
        <w:rPr>
          <w:rFonts w:eastAsiaTheme="minorEastAsia" w:cs="Times New Roman"/>
          <w:color w:val="000000" w:themeColor="text1"/>
        </w:rPr>
        <w:t>, Hualiang Yao</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Ming Zhong</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xml:space="preserve">, </w:t>
      </w:r>
      <w:proofErr w:type="spellStart"/>
      <w:r w:rsidRPr="00913562">
        <w:rPr>
          <w:rFonts w:eastAsiaTheme="minorEastAsia" w:cs="Times New Roman"/>
          <w:color w:val="000000" w:themeColor="text1"/>
        </w:rPr>
        <w:t>Ziwei</w:t>
      </w:r>
      <w:proofErr w:type="spellEnd"/>
      <w:r w:rsidRPr="00913562">
        <w:rPr>
          <w:rFonts w:eastAsiaTheme="minorEastAsia" w:cs="Times New Roman"/>
          <w:color w:val="000000" w:themeColor="text1"/>
        </w:rPr>
        <w:t xml:space="preserve"> Wang</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xml:space="preserve">, </w:t>
      </w:r>
      <w:proofErr w:type="spellStart"/>
      <w:r>
        <w:rPr>
          <w:rFonts w:eastAsiaTheme="minorEastAsia" w:cs="Times New Roman"/>
          <w:color w:val="000000" w:themeColor="text1"/>
        </w:rPr>
        <w:t>Tianli</w:t>
      </w:r>
      <w:proofErr w:type="spellEnd"/>
      <w:r>
        <w:rPr>
          <w:rFonts w:eastAsiaTheme="minorEastAsia" w:cs="Times New Roman"/>
          <w:color w:val="000000" w:themeColor="text1"/>
        </w:rPr>
        <w:t xml:space="preserve"> Luo</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Yi Shuai</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xml:space="preserve">, </w:t>
      </w:r>
      <w:r>
        <w:rPr>
          <w:rFonts w:eastAsiaTheme="minorEastAsia" w:cs="Times New Roman"/>
          <w:color w:val="000000" w:themeColor="text1"/>
        </w:rPr>
        <w:t>Tao Jiang</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xml:space="preserve">, </w:t>
      </w:r>
      <w:r>
        <w:rPr>
          <w:rFonts w:eastAsiaTheme="minorEastAsia" w:cs="Times New Roman"/>
          <w:color w:val="000000" w:themeColor="text1"/>
        </w:rPr>
        <w:t>Hang Jiang</w:t>
      </w:r>
      <w:r>
        <w:rPr>
          <w:rFonts w:eastAsiaTheme="minorEastAsia" w:cs="Times New Roman"/>
          <w:color w:val="000000" w:themeColor="text1"/>
          <w:vertAlign w:val="superscript"/>
        </w:rPr>
        <w:t>1</w:t>
      </w:r>
      <w:r>
        <w:rPr>
          <w:rFonts w:eastAsiaTheme="minorEastAsia" w:cs="Times New Roman"/>
          <w:color w:val="000000" w:themeColor="text1"/>
        </w:rPr>
        <w:t xml:space="preserve">, </w:t>
      </w:r>
      <w:r w:rsidRPr="00913562">
        <w:rPr>
          <w:rFonts w:eastAsiaTheme="minorEastAsia" w:cs="Times New Roman"/>
          <w:color w:val="000000" w:themeColor="text1"/>
        </w:rPr>
        <w:t>Xin Wang</w:t>
      </w:r>
      <w:r w:rsidRPr="00913562">
        <w:rPr>
          <w:rFonts w:eastAsiaTheme="minorEastAsia" w:cs="Times New Roman"/>
          <w:color w:val="000000" w:themeColor="text1"/>
          <w:vertAlign w:val="superscript"/>
        </w:rPr>
        <w:t>1,2,3*</w:t>
      </w:r>
    </w:p>
    <w:p w14:paraId="083BD2DE" w14:textId="77777777" w:rsidR="00E60283" w:rsidRPr="00913562" w:rsidRDefault="009A50DA" w:rsidP="00913562">
      <w:pPr>
        <w:pStyle w:val="a0"/>
        <w:spacing w:before="0" w:after="120" w:line="240" w:lineRule="auto"/>
        <w:jc w:val="left"/>
        <w:rPr>
          <w:rStyle w:val="af7"/>
          <w:rFonts w:eastAsiaTheme="minorEastAsia" w:cs="Times New Roman"/>
          <w:color w:val="000000" w:themeColor="text1"/>
          <w:sz w:val="20"/>
          <w:szCs w:val="20"/>
        </w:rPr>
      </w:pPr>
      <w:r w:rsidRPr="00913562">
        <w:rPr>
          <w:rStyle w:val="af7"/>
          <w:rFonts w:cs="Times New Roman"/>
          <w:color w:val="000000" w:themeColor="text1"/>
          <w:sz w:val="20"/>
          <w:szCs w:val="20"/>
          <w:vertAlign w:val="superscript"/>
        </w:rPr>
        <w:t>1</w:t>
      </w:r>
      <w:r w:rsidRPr="00913562">
        <w:rPr>
          <w:rStyle w:val="af7"/>
          <w:rFonts w:cs="Times New Roman"/>
          <w:color w:val="000000" w:themeColor="text1"/>
          <w:sz w:val="20"/>
          <w:szCs w:val="20"/>
        </w:rPr>
        <w:t xml:space="preserve">Department of Surgery, The Chinese University of Hong Kong, Shatin, Hong Kong SAR, China. </w:t>
      </w:r>
    </w:p>
    <w:p w14:paraId="5BD2E9F2" w14:textId="77777777" w:rsidR="00E60283" w:rsidRPr="00913562" w:rsidRDefault="009A50DA" w:rsidP="00913562">
      <w:pPr>
        <w:pStyle w:val="a0"/>
        <w:spacing w:before="0" w:after="120" w:line="240" w:lineRule="auto"/>
        <w:jc w:val="left"/>
        <w:rPr>
          <w:rStyle w:val="af7"/>
          <w:rFonts w:eastAsiaTheme="minorEastAsia" w:cs="Times New Roman"/>
          <w:color w:val="000000" w:themeColor="text1"/>
          <w:sz w:val="20"/>
          <w:szCs w:val="20"/>
        </w:rPr>
      </w:pPr>
      <w:r w:rsidRPr="00913562">
        <w:rPr>
          <w:rStyle w:val="af7"/>
          <w:rFonts w:cs="Times New Roman"/>
          <w:color w:val="000000" w:themeColor="text1"/>
          <w:sz w:val="20"/>
          <w:szCs w:val="20"/>
          <w:vertAlign w:val="superscript"/>
        </w:rPr>
        <w:t>2</w:t>
      </w:r>
      <w:r w:rsidRPr="00913562">
        <w:rPr>
          <w:rStyle w:val="af7"/>
          <w:rFonts w:cs="Times New Roman"/>
          <w:color w:val="000000" w:themeColor="text1"/>
          <w:sz w:val="20"/>
          <w:szCs w:val="20"/>
        </w:rPr>
        <w:t>Li Ka Shing Institute of Health Sciences, The Chinese University of Hong Kong, Shatin, Hong Kong SAR, China.</w:t>
      </w:r>
    </w:p>
    <w:p w14:paraId="796D7D28" w14:textId="77777777" w:rsidR="00E60283" w:rsidRPr="00913562" w:rsidRDefault="009A50DA" w:rsidP="00913562">
      <w:pPr>
        <w:pStyle w:val="a0"/>
        <w:spacing w:before="0" w:after="120" w:line="240" w:lineRule="auto"/>
        <w:jc w:val="left"/>
        <w:rPr>
          <w:rStyle w:val="af7"/>
          <w:rFonts w:eastAsiaTheme="minorEastAsia" w:cs="Times New Roman"/>
          <w:color w:val="000000" w:themeColor="text1"/>
          <w:sz w:val="20"/>
          <w:szCs w:val="20"/>
        </w:rPr>
      </w:pPr>
      <w:r w:rsidRPr="00913562">
        <w:rPr>
          <w:rStyle w:val="af7"/>
          <w:rFonts w:cs="Times New Roman"/>
          <w:color w:val="000000" w:themeColor="text1"/>
          <w:sz w:val="20"/>
          <w:szCs w:val="20"/>
          <w:vertAlign w:val="superscript"/>
        </w:rPr>
        <w:t>3</w:t>
      </w:r>
      <w:r w:rsidRPr="00913562">
        <w:rPr>
          <w:rStyle w:val="af7"/>
          <w:rFonts w:cs="Times New Roman"/>
          <w:color w:val="000000" w:themeColor="text1"/>
          <w:sz w:val="20"/>
          <w:szCs w:val="20"/>
        </w:rPr>
        <w:t>Shenzhen Research Institute, The Chinese University of Hong Kong, Shenzhen, China.</w:t>
      </w:r>
      <w:r w:rsidRPr="00913562">
        <w:rPr>
          <w:rStyle w:val="af7"/>
          <w:rFonts w:eastAsiaTheme="minorEastAsia" w:cs="Times New Roman"/>
          <w:color w:val="000000" w:themeColor="text1"/>
          <w:sz w:val="20"/>
          <w:szCs w:val="20"/>
        </w:rPr>
        <w:t xml:space="preserve"> </w:t>
      </w:r>
    </w:p>
    <w:p w14:paraId="6225BD2F" w14:textId="4B3BF9F1" w:rsidR="00E60283" w:rsidRPr="00A211FE" w:rsidRDefault="009A50DA" w:rsidP="00913562">
      <w:pPr>
        <w:pStyle w:val="a0"/>
        <w:spacing w:before="0" w:after="120" w:line="240" w:lineRule="auto"/>
        <w:jc w:val="left"/>
        <w:rPr>
          <w:rStyle w:val="af7"/>
          <w:rFonts w:cs="Times New Roman"/>
          <w:color w:val="000000" w:themeColor="text1"/>
          <w:sz w:val="20"/>
          <w:szCs w:val="20"/>
        </w:rPr>
      </w:pPr>
      <w:r w:rsidRPr="00913562">
        <w:rPr>
          <w:rStyle w:val="af7"/>
          <w:rFonts w:eastAsiaTheme="minorEastAsia" w:cs="Times New Roman"/>
          <w:color w:val="000000" w:themeColor="text1"/>
          <w:sz w:val="20"/>
          <w:szCs w:val="20"/>
          <w:vertAlign w:val="superscript"/>
        </w:rPr>
        <w:t>4</w:t>
      </w:r>
      <w:r w:rsidRPr="00913562">
        <w:rPr>
          <w:rStyle w:val="af7"/>
          <w:rFonts w:eastAsiaTheme="minorEastAsia" w:cs="Times New Roman"/>
          <w:color w:val="000000" w:themeColor="text1"/>
          <w:sz w:val="20"/>
          <w:szCs w:val="20"/>
        </w:rPr>
        <w:t>AuroraEpitope Limited</w:t>
      </w:r>
      <w:r w:rsidRPr="00913562">
        <w:rPr>
          <w:rStyle w:val="af7"/>
          <w:rFonts w:cs="Times New Roman"/>
          <w:color w:val="000000" w:themeColor="text1"/>
          <w:sz w:val="20"/>
          <w:szCs w:val="20"/>
        </w:rPr>
        <w:t>,</w:t>
      </w:r>
      <w:r w:rsidRPr="00913562">
        <w:rPr>
          <w:rStyle w:val="af7"/>
          <w:rFonts w:eastAsiaTheme="minorEastAsia" w:cs="Times New Roman"/>
          <w:color w:val="000000" w:themeColor="text1"/>
          <w:sz w:val="20"/>
          <w:szCs w:val="20"/>
        </w:rPr>
        <w:t xml:space="preserve"> </w:t>
      </w:r>
      <w:proofErr w:type="spellStart"/>
      <w:r w:rsidRPr="00913562">
        <w:rPr>
          <w:rStyle w:val="af7"/>
          <w:rFonts w:cs="Times New Roman"/>
          <w:color w:val="000000" w:themeColor="text1"/>
          <w:sz w:val="20"/>
          <w:szCs w:val="20"/>
        </w:rPr>
        <w:t>Tsim</w:t>
      </w:r>
      <w:proofErr w:type="spellEnd"/>
      <w:r w:rsidRPr="00913562">
        <w:rPr>
          <w:rStyle w:val="af7"/>
          <w:rFonts w:cs="Times New Roman"/>
          <w:color w:val="000000" w:themeColor="text1"/>
          <w:sz w:val="20"/>
          <w:szCs w:val="20"/>
        </w:rPr>
        <w:t xml:space="preserve"> Sha </w:t>
      </w:r>
      <w:proofErr w:type="spellStart"/>
      <w:r w:rsidRPr="00913562">
        <w:rPr>
          <w:rStyle w:val="af7"/>
          <w:rFonts w:cs="Times New Roman"/>
          <w:color w:val="000000" w:themeColor="text1"/>
          <w:sz w:val="20"/>
          <w:szCs w:val="20"/>
        </w:rPr>
        <w:t>Tsui</w:t>
      </w:r>
      <w:proofErr w:type="spellEnd"/>
      <w:r w:rsidRPr="00913562">
        <w:rPr>
          <w:rStyle w:val="af7"/>
          <w:rFonts w:eastAsiaTheme="minorEastAsia" w:cs="Times New Roman"/>
          <w:color w:val="000000" w:themeColor="text1"/>
          <w:sz w:val="20"/>
          <w:szCs w:val="20"/>
        </w:rPr>
        <w:t xml:space="preserve">, </w:t>
      </w:r>
      <w:r w:rsidRPr="00913562">
        <w:rPr>
          <w:rStyle w:val="af7"/>
          <w:rFonts w:cs="Times New Roman"/>
          <w:color w:val="000000" w:themeColor="text1"/>
          <w:sz w:val="20"/>
          <w:szCs w:val="20"/>
        </w:rPr>
        <w:t>Hong Kong SAR, China</w:t>
      </w:r>
    </w:p>
    <w:p w14:paraId="56F077C7" w14:textId="7E25F8DB" w:rsidR="00B43BD4" w:rsidRPr="00A211FE" w:rsidRDefault="00B43BD4" w:rsidP="005F39AA">
      <w:pPr>
        <w:pStyle w:val="a0"/>
        <w:spacing w:before="0" w:after="120" w:line="240" w:lineRule="auto"/>
        <w:jc w:val="left"/>
        <w:rPr>
          <w:rFonts w:cs="Times New Roman"/>
          <w:color w:val="000000" w:themeColor="text1"/>
          <w:sz w:val="20"/>
          <w:szCs w:val="20"/>
        </w:rPr>
      </w:pPr>
      <w:r>
        <w:rPr>
          <w:rFonts w:cs="Times New Roman"/>
          <w:color w:val="000000" w:themeColor="text1"/>
          <w:sz w:val="20"/>
          <w:szCs w:val="20"/>
        </w:rPr>
        <w:t>#These authors contributed equally. *Corresponding author: Xin Wang (</w:t>
      </w:r>
      <w:hyperlink r:id="rId11" w:history="1">
        <w:r>
          <w:rPr>
            <w:rStyle w:val="af7"/>
            <w:rFonts w:cs="Times New Roman"/>
            <w:sz w:val="20"/>
            <w:szCs w:val="20"/>
          </w:rPr>
          <w:t>xinwang@cuhk.edu.hk</w:t>
        </w:r>
      </w:hyperlink>
      <w:r>
        <w:rPr>
          <w:rFonts w:cs="Times New Roman"/>
          <w:color w:val="000000" w:themeColor="text1"/>
          <w:sz w:val="20"/>
          <w:szCs w:val="20"/>
        </w:rPr>
        <w:t>).</w:t>
      </w:r>
    </w:p>
    <w:p w14:paraId="197D04E8" w14:textId="77777777" w:rsidR="00F51E63" w:rsidRPr="00EE504E" w:rsidRDefault="00F51E63" w:rsidP="00913562">
      <w:pPr>
        <w:pStyle w:val="a0"/>
        <w:spacing w:before="0" w:after="120" w:line="240" w:lineRule="auto"/>
        <w:jc w:val="left"/>
        <w:rPr>
          <w:rFonts w:eastAsiaTheme="minorEastAsia" w:cs="Times New Roman"/>
          <w:color w:val="000000" w:themeColor="text1"/>
          <w:sz w:val="20"/>
          <w:szCs w:val="20"/>
        </w:rPr>
      </w:pPr>
    </w:p>
    <w:p w14:paraId="6225BD30" w14:textId="77777777" w:rsidR="00E60283" w:rsidRPr="00913562" w:rsidRDefault="009A50DA" w:rsidP="00913562">
      <w:pPr>
        <w:pStyle w:val="1"/>
        <w:spacing w:before="240" w:after="0"/>
        <w:rPr>
          <w:rFonts w:ascii="Times New Roman" w:hAnsi="Times New Roman" w:cs="Times New Roman"/>
          <w:color w:val="000000" w:themeColor="text1"/>
          <w:sz w:val="32"/>
          <w:szCs w:val="32"/>
        </w:rPr>
      </w:pPr>
      <w:r w:rsidRPr="00913562">
        <w:rPr>
          <w:rFonts w:ascii="Times New Roman" w:hAnsi="Times New Roman" w:cs="Times New Roman"/>
          <w:bCs/>
          <w:color w:val="000000" w:themeColor="text1"/>
          <w:sz w:val="32"/>
          <w:szCs w:val="32"/>
        </w:rPr>
        <w:t>Abstract</w:t>
      </w:r>
    </w:p>
    <w:p w14:paraId="6225BD31" w14:textId="49D26434" w:rsidR="00E60283" w:rsidRPr="00913562" w:rsidRDefault="00E53A81" w:rsidP="00913562">
      <w:pPr>
        <w:pStyle w:val="FirstParagraph"/>
        <w:spacing w:before="0" w:after="160"/>
        <w:rPr>
          <w:rFonts w:cs="Times New Roman"/>
          <w:color w:val="000000" w:themeColor="text1"/>
        </w:rPr>
      </w:pPr>
      <w:r w:rsidRPr="00913562">
        <w:rPr>
          <w:rFonts w:cs="Times New Roman"/>
          <w:b/>
          <w:bCs/>
          <w:color w:val="000000" w:themeColor="text1"/>
        </w:rPr>
        <w:t xml:space="preserve">Background: </w:t>
      </w:r>
      <w:r w:rsidRPr="00913562">
        <w:rPr>
          <w:rFonts w:cs="Times New Roman"/>
          <w:color w:val="000000" w:themeColor="text1"/>
        </w:rPr>
        <w:t>Pancreatic ductal adenocarcinoma (PDAC) remains one of the most clinically challenging malignancies, with systemic treatment still largely dependent on chemotherapy but yielding only modest survival benefit. Although PDAC is characterized by a profoundly immunosuppressive tumor microenvironment and has responded poorly to previous immunotherapeutic approaches, this therapeutic impasse highlights the urgent need to identify new tumor-specific antigen sources that could open alternative avenues for immune-based intervention.</w:t>
      </w:r>
      <w:commentRangeStart w:id="2"/>
      <w:commentRangeStart w:id="3"/>
      <w:commentRangeStart w:id="4"/>
      <w:r w:rsidRPr="00913562">
        <w:rPr>
          <w:rFonts w:cs="Times New Roman"/>
          <w:color w:val="000000" w:themeColor="text1"/>
        </w:rPr>
        <w:t xml:space="preserve"> </w:t>
      </w:r>
      <w:commentRangeEnd w:id="2"/>
      <w:r w:rsidRPr="00913562">
        <w:rPr>
          <w:rStyle w:val="af8"/>
          <w:rFonts w:cs="Times New Roman"/>
          <w:color w:val="000000" w:themeColor="text1"/>
          <w:sz w:val="22"/>
          <w:szCs w:val="24"/>
          <w:highlight w:val="yellow"/>
        </w:rPr>
        <w:commentReference w:id="2"/>
      </w:r>
      <w:commentRangeEnd w:id="3"/>
      <w:r w:rsidRPr="00913562">
        <w:rPr>
          <w:rStyle w:val="af8"/>
          <w:rFonts w:cs="Times New Roman"/>
          <w:color w:val="000000" w:themeColor="text1"/>
          <w:sz w:val="22"/>
          <w:szCs w:val="24"/>
          <w:highlight w:val="yellow"/>
        </w:rPr>
        <w:commentReference w:id="3"/>
      </w:r>
      <w:commentRangeEnd w:id="4"/>
      <w:r w:rsidRPr="00913562">
        <w:rPr>
          <w:rStyle w:val="af8"/>
          <w:rFonts w:cs="Times New Roman"/>
          <w:color w:val="000000" w:themeColor="text1"/>
          <w:sz w:val="22"/>
          <w:szCs w:val="24"/>
          <w:highlight w:val="yellow"/>
        </w:rPr>
        <w:commentReference w:id="4"/>
      </w:r>
      <w:r w:rsidRPr="00913562">
        <w:rPr>
          <w:rFonts w:cs="Times New Roman"/>
          <w:color w:val="000000" w:themeColor="text1"/>
          <w:highlight w:val="yellow"/>
        </w:rPr>
        <w:t>Alternative splicing (AS) generates tumor-specific isoforms encoding shared neoantigens;</w:t>
      </w:r>
      <w:r w:rsidRPr="00913562">
        <w:rPr>
          <w:rFonts w:cs="Times New Roman"/>
          <w:color w:val="000000" w:themeColor="text1"/>
        </w:rPr>
        <w:t xml:space="preserve"> however, conventional short-read sequencing cannot unambiguously resolve these full-length isoform structures.</w:t>
      </w:r>
    </w:p>
    <w:p w14:paraId="6225BD32" w14:textId="1808EF88" w:rsidR="00E60283" w:rsidRPr="00913562" w:rsidRDefault="009A50DA" w:rsidP="00913562">
      <w:pPr>
        <w:pStyle w:val="a0"/>
        <w:spacing w:before="0" w:after="160"/>
        <w:rPr>
          <w:rFonts w:cs="Times New Roman"/>
          <w:color w:val="000000" w:themeColor="text1"/>
        </w:rPr>
      </w:pPr>
      <w:r w:rsidRPr="00913562">
        <w:rPr>
          <w:rFonts w:cs="Times New Roman"/>
          <w:b/>
          <w:bCs/>
          <w:color w:val="000000" w:themeColor="text1"/>
        </w:rPr>
        <w:t>Methods:</w:t>
      </w:r>
      <w:r w:rsidRPr="00913562">
        <w:rPr>
          <w:rFonts w:cs="Times New Roman"/>
          <w:color w:val="000000" w:themeColor="text1"/>
        </w:rPr>
        <w:t xml:space="preserve"> We combined PacBio Iso-Seq long-read and short-read RNA-seq across five PDAC cell lines to build a SQANTI3-classified transcriptome, assessing AS dysregulation via SUPPA2. </w:t>
      </w:r>
      <w:r w:rsidRPr="00913562">
        <w:rPr>
          <w:rFonts w:cs="Times New Roman"/>
          <w:color w:val="000000" w:themeColor="text1"/>
          <w:highlight w:val="yellow"/>
        </w:rPr>
        <w:t xml:space="preserve">A long-read-derived database (LRDB) was constructed for MHC-I </w:t>
      </w:r>
      <w:proofErr w:type="spellStart"/>
      <w:r w:rsidRPr="00913562">
        <w:rPr>
          <w:rFonts w:cs="Times New Roman"/>
          <w:color w:val="000000" w:themeColor="text1"/>
          <w:highlight w:val="yellow"/>
        </w:rPr>
        <w:t>immunopeptidomics</w:t>
      </w:r>
      <w:proofErr w:type="spellEnd"/>
      <w:r w:rsidRPr="00913562">
        <w:rPr>
          <w:rFonts w:cs="Times New Roman"/>
          <w:color w:val="000000" w:themeColor="text1"/>
          <w:highlight w:val="yellow"/>
        </w:rPr>
        <w:t xml:space="preserve"> via LC-MS/MS.</w:t>
      </w:r>
      <w:r w:rsidRPr="00913562">
        <w:rPr>
          <w:rFonts w:cs="Times New Roman"/>
          <w:color w:val="000000" w:themeColor="text1"/>
        </w:rPr>
        <w:t xml:space="preserve"> Immunogenic neoepitopes were </w:t>
      </w:r>
      <w:del w:id="20065" w:author="V17 revision" w:date="2026-08-24T17:28:25Z">
        <w:r w:rsidRPr="00913562">
          <w:rPr>
            <w:rFonts w:cs="Times New Roman"/>
            <w:color w:val="000000" w:themeColor="text1"/>
          </w:rPr>
          <w:delText xml:space="preserve">validated by IFN-</w:delText>
        </w:r>
      </w:del>
      <w:ins w:id="20066" w:author="V17 revision" w:date="2026-08-24T17:28:25Z">
        <w:r>
          <w:rPr>
            <w:rFonts w:cs="Times New Roman"/>
            <w:color w:val="000000" w:themeColor="text1"/>
          </w:rPr>
          <w:t>validated by IFN-γ</w:t>
        </w:r>
      </w:ins>
      <m:oMath>
        <m:r>
          <w:rPr>
            <w:rFonts w:ascii="Cambria Math" w:hAnsi="Cambria Math" w:cs="Times New Roman"/>
            <w:color w:val="000000" w:themeColor="text1"/>
          </w:rPr>
          <m:t>γ</m:t>
        </m:r>
      </m:oMath>
      <w:r w:rsidRPr="00913562">
        <w:rPr>
          <w:rFonts w:cs="Times New Roman"/>
          <w:color w:val="000000" w:themeColor="text1"/>
        </w:rPr>
        <w:t xml:space="preserve"> ELISpot and formulated into mRNA-LNP vaccines for testing in mouse model.</w:t>
      </w:r>
    </w:p>
    <w:p w14:paraId="6225BD33" w14:textId="3478BB80" w:rsidR="00E60283" w:rsidRPr="00913562" w:rsidRDefault="009A50DA" w:rsidP="00913562">
      <w:pPr>
        <w:pStyle w:val="a0"/>
        <w:spacing w:before="0" w:after="160"/>
        <w:rPr>
          <w:rFonts w:cs="Times New Roman"/>
          <w:color w:val="000000" w:themeColor="text1"/>
        </w:rPr>
      </w:pPr>
      <w:r w:rsidRPr="00913562">
        <w:rPr>
          <w:rFonts w:cs="Times New Roman"/>
          <w:b/>
          <w:color w:val="000000" w:themeColor="text1"/>
        </w:rPr>
        <w:t>Results:</w:t>
      </w:r>
      <w:r w:rsidRPr="00913562">
        <w:rPr>
          <w:rFonts w:cs="Times New Roman"/>
          <w:color w:val="000000" w:themeColor="text1"/>
        </w:rPr>
        <w:t xml:space="preserve"> The transcriptome comprised 22,784 isoforms (46.1% novel), validated across six independent cohorts (40</w:t>
      </w:r>
      <w:r w:rsidRPr="00913562">
        <w:rPr>
          <w:rFonts w:cs="Times New Roman"/>
          <w:color w:val="000000" w:themeColor="text1"/>
          <w:highlight w:val="yellow"/>
        </w:rPr>
        <w:t>–</w:t>
      </w:r>
      <w:r w:rsidRPr="00913562">
        <w:rPr>
          <w:rFonts w:cs="Times New Roman"/>
          <w:color w:val="000000" w:themeColor="text1"/>
        </w:rPr>
        <w:t xml:space="preserve">80% detection rates). </w:t>
      </w:r>
      <w:r>
        <w:rPr>
          <w:rFonts w:cs="Times New Roman"/>
          <w:color w:val="000000" w:themeColor="text1"/>
        </w:rPr>
        <w:t xml:space="preserve">Of 45,892 MHC-I peptides, 8,437 (18.4%) derived from novel isoforms. Fisher's exact test against the long-read-derived non-canonical ORF database confirmed significant enrichment of novel isoforms in the immunopeptidome (OR = </w:t>
      </w:r>
      <w:r>
        <w:rPr>
          <w:rFonts w:eastAsiaTheme="minorEastAsia" w:cs="Times New Roman" w:hint="eastAsia"/>
          <w:color w:val="000000" w:themeColor="text1"/>
        </w:rPr>
        <w:t>3.12</w:t>
      </w:r>
      <w:r>
        <w:rPr>
          <w:rFonts w:cs="Times New Roman"/>
          <w:color w:val="000000" w:themeColor="text1"/>
        </w:rPr>
        <w:t xml:space="preserve">, 95% CI: </w:t>
      </w:r>
      <w:r>
        <w:rPr>
          <w:rFonts w:eastAsiaTheme="minorEastAsia" w:cs="Times New Roman" w:hint="eastAsia"/>
          <w:color w:val="000000" w:themeColor="text1"/>
        </w:rPr>
        <w:t>2.12</w:t>
      </w:r>
      <w:r>
        <w:rPr>
          <w:rFonts w:cs="Times New Roman"/>
          <w:color w:val="000000" w:themeColor="text1"/>
        </w:rPr>
        <w:t>–</w:t>
      </w:r>
      <w:r>
        <w:rPr>
          <w:rFonts w:eastAsiaTheme="minorEastAsia" w:cs="Times New Roman" w:hint="eastAsia"/>
          <w:color w:val="000000" w:themeColor="text1"/>
        </w:rPr>
        <w:t>4.44</w:t>
      </w:r>
      <w:r>
        <w:rPr>
          <w:rFonts w:cs="Times New Roman"/>
          <w:color w:val="000000" w:themeColor="text1"/>
        </w:rPr>
        <w:t xml:space="preserve">, </w:t>
      </w:r>
      <w:r w:rsidRPr="00913562">
        <w:rPr>
          <w:rFonts w:cs="Times New Roman"/>
          <w:i/>
          <w:iCs/>
          <w:color w:val="000000" w:themeColor="text1"/>
        </w:rPr>
        <w:t>P</w:t>
      </w:r>
      <w:r>
        <w:rPr>
          <w:rFonts w:cs="Times New Roman"/>
          <w:color w:val="000000" w:themeColor="text1"/>
        </w:rPr>
        <w:t xml:space="preserve"> &lt; 0.0001), with further enrichment when restricted to high-affinity HLA-A*24:02 binders (OR = </w:t>
      </w:r>
      <w:r>
        <w:rPr>
          <w:rFonts w:eastAsiaTheme="minorEastAsia" w:cs="Times New Roman" w:hint="eastAsia"/>
          <w:color w:val="000000" w:themeColor="text1"/>
        </w:rPr>
        <w:t>3.47</w:t>
      </w:r>
      <w:r>
        <w:rPr>
          <w:rFonts w:cs="Times New Roman"/>
          <w:color w:val="000000" w:themeColor="text1"/>
        </w:rPr>
        <w:t xml:space="preserve">, 95% CI: </w:t>
      </w:r>
      <w:r>
        <w:rPr>
          <w:rFonts w:eastAsiaTheme="minorEastAsia" w:cs="Times New Roman" w:hint="eastAsia"/>
          <w:color w:val="000000" w:themeColor="text1"/>
        </w:rPr>
        <w:t>3.28</w:t>
      </w:r>
      <w:r>
        <w:rPr>
          <w:rFonts w:cs="Times New Roman"/>
          <w:color w:val="000000" w:themeColor="text1"/>
        </w:rPr>
        <w:t>–</w:t>
      </w:r>
      <w:r>
        <w:rPr>
          <w:rFonts w:eastAsiaTheme="minorEastAsia" w:cs="Times New Roman" w:hint="eastAsia"/>
          <w:color w:val="000000" w:themeColor="text1"/>
        </w:rPr>
        <w:t>3.67</w:t>
      </w:r>
      <w:r>
        <w:rPr>
          <w:rFonts w:cs="Times New Roman"/>
          <w:color w:val="000000" w:themeColor="text1"/>
        </w:rPr>
        <w:t>, P &lt; 0.0001)</w:t>
      </w:r>
      <w:r w:rsidRPr="00913562">
        <w:rPr>
          <w:rFonts w:cs="Times New Roman"/>
          <w:color w:val="000000" w:themeColor="text1"/>
        </w:rPr>
        <w:t xml:space="preserve">. Among 64 composite-filtered candidates, 16 (25.0%) elicited robust responses (&gt;200 SFU/10⁶ cells) across three HLA-A*24:02 donors. </w:t>
      </w:r>
      <w:r w:rsidRPr="00913562">
        <w:rPr>
          <w:rFonts w:cs="Times New Roman"/>
          <w:color w:val="000000" w:themeColor="text1"/>
        </w:rPr>
        <w:lastRenderedPageBreak/>
        <w:t xml:space="preserve">Consequently, mRNA-LNP vaccines (sq1–sq4) </w:t>
      </w:r>
      <w:del w:id="20003" w:author="V17 revision" w:date="2026-08-24T17:23:58Z">
        <w:r w:rsidRPr="00913562">
          <w:rPr>
            <w:rFonts w:cs="Times New Roman"/>
            <w:color w:val="000000" w:themeColor="text1"/>
          </w:rPr>
          <w:lastRenderedPageBreak/>
          <w:delText xml:space="preserve">induced massive tumor-infiltrating CD8+ T</w:delText>
        </w:r>
        <w:r>
          <w:rPr>
            <w:rFonts w:cs="Times New Roman"/>
            <w:color w:val="000000" w:themeColor="text1"/>
          </w:rPr>
          <w:delText>-</w:delText>
        </w:r>
        <w:r w:rsidRPr="00913562">
          <w:rPr>
            <w:rFonts w:cs="Times New Roman"/>
            <w:color w:val="000000" w:themeColor="text1"/>
          </w:rPr>
          <w:delText xml:space="preserve">cell expansion</w:delText>
        </w:r>
      </w:del>
      <w:ins w:id="20004" w:author="V17 revision" w:date="2026-08-24T17:23:58Z">
        <w:r>
          <w:rPr>
            <w:rFonts w:cs="Times New Roman"/>
            <w:color w:val="000000" w:themeColor="text1"/>
          </w:rPr>
          <w:t>induced tumor-infiltrating CD8+ T-cell expansion (CD8+ among CD3+ lymphocytes increased from 3.6–3.9% to as high as 58.5%)</w:t>
        </w:r>
      </w:ins>
      <w:r w:rsidRPr="00913562">
        <w:rPr>
          <w:rFonts w:cs="Times New Roman"/>
          <w:color w:val="000000" w:themeColor="text1"/>
        </w:rPr>
        <w:t xml:space="preserve">. </w:t>
      </w:r>
      <w:del w:id="20001" w:author="V17 revision" w:date="2026-08-24T17:23:58Z">
        <w:r w:rsidRPr="00913562">
          <w:rPr>
            <w:rFonts w:cs="Times New Roman"/>
            <w:color w:val="000000" w:themeColor="text1"/>
          </w:rPr>
          <w:delText xml:space="preserve">Vaccine sq</w:delText>
        </w:r>
        <w:r>
          <w:rPr>
            <w:rFonts w:cs="Times New Roman"/>
            <w:color w:val="000000" w:themeColor="text1"/>
          </w:rPr>
          <w:delText>4</w:delText>
        </w:r>
        <w:r w:rsidRPr="00913562">
          <w:rPr>
            <w:rFonts w:cs="Times New Roman"/>
            <w:color w:val="000000" w:themeColor="text1"/>
          </w:rPr>
          <w:delText xml:space="preserve"> reduced tumor volumes by </w:delText>
        </w:r>
        <w:r>
          <w:rPr>
            <w:rFonts w:cs="Times New Roman"/>
            <w:color w:val="000000" w:themeColor="text1"/>
          </w:rPr>
          <w:delText>50</w:delText>
        </w:r>
        <w:r w:rsidRPr="00913562">
          <w:rPr>
            <w:rFonts w:cs="Times New Roman"/>
            <w:color w:val="000000" w:themeColor="text1"/>
          </w:rPr>
          <w:delText>% versus PBS and significantly prolonged median survival.</w:delText>
        </w:r>
      </w:del>
      <w:ins w:id="20002" w:author="V17 revision" w:date="2026-08-24T17:23:58Z">
        <w:r>
          <w:rPr>
            <w:rFonts w:cs="Times New Roman"/>
            <w:color w:val="000000" w:themeColor="text1"/>
          </w:rPr>
          <w:t>Vaccine sq4 reduced tumor volumes by approximately 50% versus PBS controls at Day 25 and significantly prolonged median survival (52 vs. 21 days; HR = 0.35, P = 0.003).</w:t>
        </w:r>
      </w:ins>
    </w:p>
    <w:p w14:paraId="6225BD34" w14:textId="77777777" w:rsidR="00E60283" w:rsidRPr="00913562" w:rsidRDefault="009A50DA" w:rsidP="00913562">
      <w:pPr>
        <w:pStyle w:val="a0"/>
        <w:spacing w:before="0" w:after="160"/>
        <w:rPr>
          <w:rFonts w:cs="Times New Roman"/>
          <w:color w:val="000000" w:themeColor="text1"/>
        </w:rPr>
      </w:pPr>
      <w:r w:rsidRPr="00913562">
        <w:rPr>
          <w:rFonts w:cs="Times New Roman"/>
          <w:b/>
          <w:bCs/>
          <w:color w:val="000000" w:themeColor="text1"/>
        </w:rPr>
        <w:t>Conclusions:</w:t>
      </w:r>
      <w:r w:rsidRPr="00913562">
        <w:rPr>
          <w:rFonts w:cs="Times New Roman"/>
          <w:color w:val="000000" w:themeColor="text1"/>
        </w:rPr>
        <w:t xml:space="preserve"> Integrating long-read sequencing with </w:t>
      </w:r>
      <w:proofErr w:type="spellStart"/>
      <w:r w:rsidRPr="00913562">
        <w:rPr>
          <w:rFonts w:cs="Times New Roman"/>
          <w:color w:val="000000" w:themeColor="text1"/>
        </w:rPr>
        <w:t>immunopeptidomics</w:t>
      </w:r>
      <w:proofErr w:type="spellEnd"/>
      <w:r w:rsidRPr="00913562">
        <w:rPr>
          <w:rFonts w:cs="Times New Roman"/>
          <w:color w:val="000000" w:themeColor="text1"/>
        </w:rPr>
        <w:t xml:space="preserve"> confirms AS-derived non-canonical neoepitopes are preferentially MHC-I presented and highly immunogenic. Formulated mRNA-LNP vaccines deliver significant preclinical efficacy, establishing a shared-neoantigen framework for low-TMB cancers.</w:t>
      </w:r>
    </w:p>
    <w:p w14:paraId="6225BD35" w14:textId="5CBF59E7" w:rsidR="00E60283" w:rsidRPr="00A211FE" w:rsidRDefault="009A50DA">
      <w:pPr>
        <w:pStyle w:val="a0"/>
        <w:spacing w:before="0" w:after="160"/>
        <w:rPr>
          <w:rFonts w:cs="Times New Roman"/>
          <w:color w:val="000000" w:themeColor="text1"/>
        </w:rPr>
      </w:pPr>
      <w:r w:rsidRPr="00913562">
        <w:rPr>
          <w:rFonts w:cs="Times New Roman"/>
          <w:b/>
          <w:bCs/>
          <w:color w:val="000000" w:themeColor="text1"/>
        </w:rPr>
        <w:t xml:space="preserve">Keywords: </w:t>
      </w:r>
      <w:r w:rsidRPr="00913562">
        <w:rPr>
          <w:rFonts w:cs="Times New Roman"/>
          <w:color w:val="000000" w:themeColor="text1"/>
        </w:rPr>
        <w:t xml:space="preserve">Pancreatic ductal adenocarcinoma (PDAC); Long-read sequencing; Novel isoforms; </w:t>
      </w:r>
      <w:proofErr w:type="gramStart"/>
      <w:r w:rsidRPr="00913562">
        <w:rPr>
          <w:rFonts w:cs="Times New Roman"/>
          <w:color w:val="000000" w:themeColor="text1"/>
        </w:rPr>
        <w:t>Non-canonical</w:t>
      </w:r>
      <w:proofErr w:type="gramEnd"/>
      <w:r w:rsidRPr="00913562">
        <w:rPr>
          <w:rFonts w:cs="Times New Roman"/>
          <w:color w:val="000000" w:themeColor="text1"/>
        </w:rPr>
        <w:t xml:space="preserve"> neoantigens; </w:t>
      </w:r>
      <w:proofErr w:type="spellStart"/>
      <w:r w:rsidRPr="00913562">
        <w:rPr>
          <w:rFonts w:cs="Times New Roman"/>
          <w:color w:val="000000" w:themeColor="text1"/>
        </w:rPr>
        <w:t>Immunopeptidomics</w:t>
      </w:r>
      <w:proofErr w:type="spellEnd"/>
      <w:r w:rsidRPr="00913562">
        <w:rPr>
          <w:rFonts w:cs="Times New Roman"/>
          <w:color w:val="000000" w:themeColor="text1"/>
        </w:rPr>
        <w:t>; mRNA-LNP vaccine; Alternative splicing; Immunotherapy</w:t>
      </w:r>
    </w:p>
    <w:p w14:paraId="33E8CB09" w14:textId="77777777" w:rsidR="00E911B6" w:rsidRPr="00913562" w:rsidRDefault="00E911B6" w:rsidP="00913562">
      <w:pPr>
        <w:pStyle w:val="a0"/>
        <w:spacing w:before="0" w:after="160"/>
        <w:rPr>
          <w:rFonts w:cs="Times New Roman"/>
          <w:color w:val="000000" w:themeColor="text1"/>
        </w:rPr>
      </w:pPr>
    </w:p>
    <w:p w14:paraId="6225BD36"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commentRangeStart w:id="5"/>
      <w:commentRangeStart w:id="6"/>
      <w:commentRangeStart w:id="7"/>
      <w:r w:rsidRPr="00913562">
        <w:rPr>
          <w:rFonts w:ascii="Times New Roman" w:hAnsi="Times New Roman" w:cs="Times New Roman"/>
          <w:bCs/>
          <w:color w:val="000000" w:themeColor="text1"/>
          <w:sz w:val="32"/>
          <w:szCs w:val="32"/>
        </w:rPr>
        <w:t>Background</w:t>
      </w:r>
      <w:commentRangeEnd w:id="5"/>
      <w:r w:rsidRPr="00913562">
        <w:rPr>
          <w:rStyle w:val="af8"/>
          <w:rFonts w:ascii="Times New Roman" w:hAnsi="Times New Roman" w:cs="Times New Roman"/>
          <w:bCs/>
          <w:color w:val="000000" w:themeColor="text1"/>
          <w:sz w:val="32"/>
          <w:szCs w:val="32"/>
        </w:rPr>
        <w:commentReference w:id="5"/>
      </w:r>
      <w:commentRangeEnd w:id="6"/>
      <w:r w:rsidRPr="00913562">
        <w:rPr>
          <w:rStyle w:val="af8"/>
          <w:rFonts w:ascii="Times New Roman" w:hAnsi="Times New Roman" w:cs="Times New Roman"/>
          <w:bCs/>
          <w:color w:val="000000" w:themeColor="text1"/>
          <w:sz w:val="32"/>
          <w:szCs w:val="32"/>
        </w:rPr>
        <w:commentReference w:id="6"/>
      </w:r>
      <w:commentRangeEnd w:id="7"/>
      <w:r w:rsidRPr="00913562">
        <w:rPr>
          <w:rStyle w:val="af8"/>
          <w:rFonts w:ascii="Times New Roman" w:hAnsi="Times New Roman" w:cs="Times New Roman"/>
          <w:bCs/>
          <w:color w:val="000000" w:themeColor="text1"/>
          <w:sz w:val="32"/>
          <w:szCs w:val="32"/>
        </w:rPr>
        <w:commentReference w:id="7"/>
      </w:r>
    </w:p>
    <w:p w14:paraId="6225BD37" w14:textId="7C8E1135" w:rsidR="00E60283" w:rsidRPr="00913562" w:rsidRDefault="009A50DA" w:rsidP="00913562">
      <w:pPr>
        <w:pStyle w:val="FirstParagraph"/>
        <w:spacing w:before="0" w:after="160"/>
        <w:rPr>
          <w:rFonts w:cs="Times New Roman"/>
          <w:color w:val="000000" w:themeColor="text1"/>
        </w:rPr>
      </w:pPr>
      <w:r w:rsidRPr="00913562">
        <w:rPr>
          <w:rStyle w:val="af7"/>
          <w:rFonts w:cs="Times New Roman"/>
          <w:color w:val="000000" w:themeColor="text1"/>
        </w:rPr>
        <w:t xml:space="preserve">Pancreatic ductal adenocarcinoma (PDAC) remains a recalcitrant solid tumor with a 5-year survival rate below </w:t>
      </w:r>
      <w:commentRangeStart w:id="8"/>
      <w:commentRangeStart w:id="9"/>
      <w:commentRangeStart w:id="10"/>
      <w:r w:rsidRPr="00913562">
        <w:rPr>
          <w:rStyle w:val="af7"/>
          <w:rFonts w:cs="Times New Roman"/>
          <w:color w:val="000000" w:themeColor="text1"/>
        </w:rPr>
        <w:t>13%</w:t>
      </w:r>
      <w:commentRangeEnd w:id="8"/>
      <w:r>
        <w:rPr>
          <w:rStyle w:val="af8"/>
          <w:rFonts w:cs="Times New Roman"/>
          <w:color w:val="000000" w:themeColor="text1"/>
          <w:sz w:val="22"/>
          <w:szCs w:val="24"/>
        </w:rPr>
        <w:commentReference w:id="8"/>
      </w:r>
      <w:commentRangeEnd w:id="9"/>
      <w:r>
        <w:rPr>
          <w:rStyle w:val="af8"/>
          <w:rFonts w:cs="Times New Roman"/>
          <w:color w:val="000000" w:themeColor="text1"/>
          <w:sz w:val="22"/>
          <w:szCs w:val="24"/>
        </w:rPr>
        <w:commentReference w:id="9"/>
      </w:r>
      <w:commentRangeEnd w:id="10"/>
      <w:r>
        <w:rPr>
          <w:rStyle w:val="af8"/>
          <w:rFonts w:cs="Times New Roman"/>
          <w:color w:val="000000" w:themeColor="text1"/>
          <w:sz w:val="22"/>
          <w:szCs w:val="24"/>
        </w:rPr>
        <w:commentReference w:id="10"/>
      </w:r>
      <w:r>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T962H328W618A323&lt;/clusterId&gt;&lt;metadata&gt;&lt;citation&gt;&lt;id&gt;44616a72-5079-4ea7-8234-2e4233156298&lt;/id&gt;&lt;/citation&gt;&lt;/metadata&gt;&lt;data&gt;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&lt;/data&gt; \* MERGEFORMAT</w:instrText>
      </w:r>
      <w:r>
        <w:rPr>
          <w:rStyle w:val="af7"/>
          <w:rFonts w:cs="Times New Roman"/>
          <w:color w:val="000000" w:themeColor="text1"/>
        </w:rPr>
        <w:fldChar w:fldCharType="separate"/>
      </w:r>
      <w:r w:rsidR="0002522A">
        <w:rPr>
          <w:rStyle w:val="af7"/>
          <w:rFonts w:cs="Times New Roman"/>
          <w:noProof/>
          <w:color w:val="000000" w:themeColor="text1"/>
        </w:rPr>
        <w:t>(1)</w:t>
      </w:r>
      <w:r>
        <w:rPr>
          <w:rStyle w:val="af7"/>
          <w:rFonts w:cs="Times New Roman"/>
          <w:color w:val="000000" w:themeColor="text1"/>
        </w:rPr>
        <w:fldChar w:fldCharType="end"/>
      </w:r>
      <w:r w:rsidRPr="00913562">
        <w:rPr>
          <w:rStyle w:val="af7"/>
          <w:rFonts w:cs="Times New Roman"/>
          <w:color w:val="000000" w:themeColor="text1"/>
        </w:rPr>
        <w:t>, projected to become the second leading cause of cancer death in the US by 2030. Despite systemic chemotherapy optimizations, median survival has stagnated at 11</w:t>
      </w:r>
      <w:r>
        <w:rPr>
          <w:rStyle w:val="af7"/>
          <w:rFonts w:cs="Times New Roman" w:hint="eastAsia"/>
          <w:color w:val="000000" w:themeColor="text1"/>
        </w:rPr>
        <w:t>-</w:t>
      </w:r>
      <w:r w:rsidRPr="00913562">
        <w:rPr>
          <w:rStyle w:val="af7"/>
          <w:rFonts w:cs="Times New Roman"/>
          <w:color w:val="000000" w:themeColor="text1"/>
        </w:rPr>
        <w:t>12 months</w:t>
      </w:r>
      <w:r>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S228G575C965Z669&lt;/clusterId&gt;&lt;metadata&gt;&lt;citation&gt;&lt;id&gt;7f222f0c-b338-485e-ac26-2f4ba943439b&lt;/id&gt;&lt;/citation&gt;&lt;/metadata&gt;&lt;data&gt;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&lt;/data&gt; \* MERGEFORMAT</w:instrText>
      </w:r>
      <w:r>
        <w:rPr>
          <w:rStyle w:val="af7"/>
          <w:rFonts w:cs="Times New Roman"/>
          <w:color w:val="000000" w:themeColor="text1"/>
        </w:rPr>
        <w:fldChar w:fldCharType="separate"/>
      </w:r>
      <w:r w:rsidR="0002522A">
        <w:rPr>
          <w:rStyle w:val="af7"/>
          <w:rFonts w:cs="Times New Roman"/>
          <w:noProof/>
          <w:color w:val="000000" w:themeColor="text1"/>
        </w:rPr>
        <w:t>(2)</w:t>
      </w:r>
      <w:r>
        <w:rPr>
          <w:rStyle w:val="af7"/>
          <w:rFonts w:cs="Times New Roman"/>
          <w:color w:val="000000" w:themeColor="text1"/>
        </w:rPr>
        <w:fldChar w:fldCharType="end"/>
      </w:r>
      <w:r w:rsidRPr="00913562">
        <w:rPr>
          <w:rStyle w:val="af7"/>
          <w:rFonts w:cs="Times New Roman"/>
          <w:color w:val="000000" w:themeColor="text1"/>
        </w:rPr>
        <w:t>. This therapeutic impasse is largely driven by late diagnosis, rapid disease progression, chemoresistance, and a highly desmoplastic, immunologically “cold” tumor microenvironment. Currently, systemic treatment for PDAC remains largely dependent on chemotherapy, yet only limited survival benefit has been achieved. Meanwhile, conventional immunotherapeutic approaches have shown limited efficacy in PDAC, largely because of its immunosuppressive tumor microenvironment. Given the central role of the immune system in anti</w:t>
      </w:r>
      <w:r>
        <w:rPr>
          <w:rStyle w:val="af7"/>
          <w:rFonts w:cs="Times New Roman"/>
          <w:color w:val="000000" w:themeColor="text1"/>
        </w:rPr>
        <w:t>-</w:t>
      </w:r>
      <w:r w:rsidRPr="00913562">
        <w:rPr>
          <w:rStyle w:val="af7"/>
          <w:rFonts w:cs="Times New Roman"/>
          <w:color w:val="000000" w:themeColor="text1"/>
        </w:rPr>
        <w:t xml:space="preserve">tumor responses, clinical management of PDAC should not be restricted to cytotoxic control alone; instead, new therapeutic opportunities need to be explored by targeting the immune-resistant features of this disease. </w:t>
      </w:r>
    </w:p>
    <w:p w14:paraId="6746A0BE" w14:textId="566525AD" w:rsidR="005D08C9" w:rsidRPr="00913562" w:rsidRDefault="005D08C9" w:rsidP="00913562">
      <w:pPr>
        <w:spacing w:after="160"/>
        <w:rPr>
          <w:rFonts w:cs="Times New Roman"/>
          <w:color w:val="000000" w:themeColor="text1"/>
        </w:rPr>
      </w:pPr>
      <w:r>
        <w:rPr>
          <w:rStyle w:val="af7"/>
          <w:rFonts w:cs="Times New Roman"/>
          <w:color w:val="000000" w:themeColor="text1"/>
        </w:rPr>
        <w:t xml:space="preserve">The limited efficacy of immune checkpoint blockade (ICB) in PDAC highlights a fundamental barrier to immune-based treatment in this disease. In unselected patients with advanced PDAC, CTLA-4, PD-1, or PD-L1 blockade has shown minimal clinical activity. </w:t>
      </w:r>
      <w:r>
        <w:rPr>
          <w:rStyle w:val="af7"/>
          <w:rFonts w:cs="Times New Roman" w:hint="eastAsia"/>
          <w:color w:val="000000" w:themeColor="text1"/>
        </w:rPr>
        <w:t>I</w:t>
      </w:r>
      <w:r>
        <w:rPr>
          <w:rStyle w:val="af7"/>
          <w:rFonts w:cs="Times New Roman"/>
          <w:color w:val="000000" w:themeColor="text1"/>
        </w:rPr>
        <w:t xml:space="preserve">pilimumab monotherapy failed to induce RECIST-defined objective responses; durvalumab monotherapy produced no objective responses, while durvalumab combined with </w:t>
      </w:r>
      <w:proofErr w:type="spellStart"/>
      <w:r w:rsidRPr="00913562">
        <w:rPr>
          <w:rStyle w:val="af7"/>
          <w:rFonts w:cs="Times New Roman"/>
          <w:color w:val="000000" w:themeColor="text1"/>
          <w:highlight w:val="yellow"/>
        </w:rPr>
        <w:t>tremelimumab</w:t>
      </w:r>
      <w:proofErr w:type="spellEnd"/>
      <w:r>
        <w:rPr>
          <w:rStyle w:val="af7"/>
          <w:rFonts w:cs="Times New Roman"/>
          <w:color w:val="000000" w:themeColor="text1"/>
        </w:rPr>
        <w:t xml:space="preserve"> achieved an objective response rate of only 3.1%;</w:t>
      </w:r>
      <w:r w:rsidRPr="00913562">
        <w:rPr>
          <w:rStyle w:val="af7"/>
          <w:rFonts w:cs="Times New Roman"/>
          <w:color w:val="EE0000"/>
        </w:rPr>
        <w:t xml:space="preserve"> </w:t>
      </w:r>
      <w:r>
        <w:rPr>
          <w:rStyle w:val="af7"/>
          <w:rFonts w:cs="Times New Roman"/>
          <w:color w:val="000000" w:themeColor="text1"/>
        </w:rPr>
        <w:t>and nivolumab with or without ipilimumab did not elicit objective responses in previously treated advanced pancreatic adenocarcinoma. Unlike melanoma, PDAC harbors a low tumor mutation burden (TMB) of 1</w:t>
      </w:r>
      <w:r>
        <w:rPr>
          <w:rFonts w:cs="Times New Roman"/>
          <w:color w:val="000000" w:themeColor="text1"/>
        </w:rPr>
        <w:t>–</w:t>
      </w:r>
      <w:r>
        <w:rPr>
          <w:rStyle w:val="af7"/>
          <w:rFonts w:cs="Times New Roman"/>
          <w:color w:val="000000" w:themeColor="text1"/>
        </w:rPr>
        <w:t xml:space="preserve">2 mutations/Mb </w:t>
      </w:r>
      <w:r>
        <w:rPr>
          <w:rStyle w:val="af7"/>
          <w:rFonts w:cs="Times New Roman"/>
          <w:color w:val="000000" w:themeColor="text1"/>
        </w:rPr>
        <w:fldChar w:fldCharType="begin" w:fldLock="1"/>
      </w:r>
      <w:r>
        <w:rPr>
          <w:rStyle w:val="af7"/>
          <w:rFonts w:cs="Times New Roman"/>
          <w:color w:val="000000" w:themeColor="text1"/>
        </w:rPr>
        <w:instrText>ADDIN paperpile_citation &lt;clusterId&gt;S851F218U698S322&lt;/clusterId&gt;&lt;metadata&gt;&lt;citation&gt;&lt;id&gt;3071b9df-6300-41eb-b495-4cea949f3b37&lt;/id&gt;&lt;/citation&gt;&lt;citation&gt;&lt;id&gt;ba81971f-ff06-40d3-941f-5406481c35ce&lt;/id&gt;&lt;/citation&gt;&lt;/metadata&gt;&lt;data&gt;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&lt;/data&gt; \* MERGEFORMAT</w:instrText>
      </w:r>
      <w:r>
        <w:rPr>
          <w:rStyle w:val="af7"/>
          <w:rFonts w:cs="Times New Roman"/>
          <w:color w:val="000000" w:themeColor="text1"/>
        </w:rPr>
        <w:fldChar w:fldCharType="separate"/>
      </w:r>
      <w:r w:rsidR="0002522A">
        <w:rPr>
          <w:rStyle w:val="af7"/>
          <w:rFonts w:cs="Times New Roman"/>
          <w:noProof/>
          <w:color w:val="000000" w:themeColor="text1"/>
        </w:rPr>
        <w:t>(3,4)</w:t>
      </w:r>
      <w:r>
        <w:rPr>
          <w:rStyle w:val="af7"/>
          <w:rFonts w:cs="Times New Roman"/>
          <w:color w:val="000000" w:themeColor="text1"/>
        </w:rPr>
        <w:fldChar w:fldCharType="end"/>
      </w:r>
      <w:r>
        <w:rPr>
          <w:rStyle w:val="af7"/>
          <w:rFonts w:cs="Times New Roman"/>
          <w:color w:val="000000" w:themeColor="text1"/>
        </w:rPr>
        <w:t xml:space="preserve">. Only ~ 4% of patients </w:t>
      </w:r>
      <w:r>
        <w:rPr>
          <w:rStyle w:val="af7"/>
          <w:rFonts w:cs="Times New Roman"/>
          <w:color w:val="000000" w:themeColor="text1"/>
        </w:rPr>
        <w:lastRenderedPageBreak/>
        <w:t xml:space="preserve">exhibit the MSI-H/MMR-D signature required for PD-1 monotherapy </w:t>
      </w:r>
      <w:r>
        <w:rPr>
          <w:rStyle w:val="af7"/>
          <w:rFonts w:cs="Times New Roman"/>
          <w:color w:val="000000" w:themeColor="text1"/>
        </w:rPr>
        <w:fldChar w:fldCharType="begin" w:fldLock="1"/>
      </w:r>
      <w:r>
        <w:rPr>
          <w:rStyle w:val="af7"/>
          <w:rFonts w:cs="Times New Roman"/>
          <w:color w:val="000000" w:themeColor="text1"/>
        </w:rPr>
        <w:instrText>ADDIN paperpile_citation &lt;clusterId&gt;F743T739I421M114&lt;/clusterId&gt;&lt;metadata&gt;&lt;citation&gt;&lt;id&gt;3071b9df-6300-41eb-b495-4cea949f3b37&lt;/id&gt;&lt;/citation&gt;&lt;/metadata&gt;&lt;data&gt;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&lt;/data&gt; \* MERGEFORMAT</w:instrText>
      </w:r>
      <w:r>
        <w:rPr>
          <w:rStyle w:val="af7"/>
          <w:rFonts w:cs="Times New Roman"/>
          <w:color w:val="000000" w:themeColor="text1"/>
        </w:rPr>
        <w:fldChar w:fldCharType="separate"/>
      </w:r>
      <w:r w:rsidR="0002522A">
        <w:rPr>
          <w:rStyle w:val="af7"/>
          <w:rFonts w:cs="Times New Roman"/>
          <w:noProof/>
          <w:color w:val="000000" w:themeColor="text1"/>
        </w:rPr>
        <w:t>(3)</w:t>
      </w:r>
      <w:r>
        <w:rPr>
          <w:rStyle w:val="af7"/>
          <w:rFonts w:cs="Times New Roman"/>
          <w:color w:val="000000" w:themeColor="text1"/>
        </w:rPr>
        <w:fldChar w:fldCharType="end"/>
      </w:r>
      <w:r>
        <w:rPr>
          <w:rStyle w:val="af7"/>
          <w:rFonts w:cs="Times New Roman"/>
          <w:color w:val="000000" w:themeColor="text1"/>
        </w:rPr>
        <w:t xml:space="preserve">. Beyond physical stromal barriers, the core driver to PDAC immune tolerance is systemic antigen presentation deficiency </w:t>
      </w:r>
      <w:r>
        <w:rPr>
          <w:rStyle w:val="af7"/>
          <w:rFonts w:cs="Times New Roman"/>
          <w:color w:val="000000" w:themeColor="text1"/>
        </w:rPr>
        <w:fldChar w:fldCharType="begin" w:fldLock="1"/>
      </w:r>
      <w:r>
        <w:rPr>
          <w:rStyle w:val="af7"/>
          <w:rFonts w:cs="Times New Roman"/>
          <w:color w:val="000000" w:themeColor="text1"/>
        </w:rPr>
        <w:instrText>ADDIN paperpile_citation &lt;clusterId&gt;J234X511T862Q685&lt;/clusterId&gt;&lt;metadata&gt;&lt;citation&gt;&lt;id&gt;abd48f39-b43e-421c-8ecd-94b3e15cb435&lt;/id&gt;&lt;/citation&gt;&lt;/metadata&gt;&lt;data&gt;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&lt;/data&gt; \* MERGEFORMAT</w:instrText>
      </w:r>
      <w:r>
        <w:rPr>
          <w:rStyle w:val="af7"/>
          <w:rFonts w:cs="Times New Roman"/>
          <w:color w:val="000000" w:themeColor="text1"/>
        </w:rPr>
        <w:fldChar w:fldCharType="separate"/>
      </w:r>
      <w:r w:rsidR="0002522A">
        <w:rPr>
          <w:rStyle w:val="af7"/>
          <w:rFonts w:cs="Times New Roman"/>
          <w:noProof/>
          <w:color w:val="000000" w:themeColor="text1"/>
        </w:rPr>
        <w:t>(5)</w:t>
      </w:r>
      <w:r>
        <w:rPr>
          <w:rStyle w:val="af7"/>
          <w:rFonts w:cs="Times New Roman"/>
          <w:color w:val="000000" w:themeColor="text1"/>
        </w:rPr>
        <w:fldChar w:fldCharType="end"/>
      </w:r>
      <w:r>
        <w:rPr>
          <w:rStyle w:val="af7"/>
          <w:rFonts w:cs="Times New Roman"/>
          <w:color w:val="000000" w:themeColor="text1"/>
        </w:rPr>
        <w:t xml:space="preserve">. These clinical failures suggest that PDAC immune resistance is not merely driven by checkpoint activation, but is also shaped by insufficient tumor antigenicity, impaired antigen presentation, stromal T-cell exclusion, and profound immunosuppression. Therefore, reversing PDAC immune evasion will require strategies that improve both the quantity and quality of tumor-specific antigens available for immune recognition. Encouragingly, recent clinical breakthroughs — including a 23.1% objective response rate from multi-antigen T-cell therapy </w:t>
      </w:r>
      <w:r>
        <w:rPr>
          <w:rStyle w:val="af7"/>
          <w:rFonts w:cs="Times New Roman"/>
          <w:color w:val="000000" w:themeColor="text1"/>
        </w:rPr>
        <w:fldChar w:fldCharType="begin" w:fldLock="1"/>
      </w:r>
      <w:r>
        <w:rPr>
          <w:rStyle w:val="af7"/>
          <w:rFonts w:cs="Times New Roman"/>
          <w:color w:val="000000" w:themeColor="text1"/>
        </w:rPr>
        <w:instrText>ADDIN paperpile_citation &lt;clusterId&gt;Y724F171B562Y275&lt;/clusterId&gt;&lt;metadata&gt;&lt;citation&gt;&lt;id&gt;311299ed-f993-453c-9bb9-34dc810117a3&lt;/id&gt;&lt;/citation&gt;&lt;/metadata&gt;&lt;data&gt;eJyFWdtuGzkS/ZVCA4tJsJLRulmSFwusfMs6vsSwnXg3QRBUk9XdjNmkhhc5cuCH/Yn5lH2at2D/a8GWZHXTGc+T4fbpw2LVqcNi+9P35IvgyV4y6PX60ynxbj6dDrrD0YB1p1k27Q6GnE16aa83xkHSSZghdMSTvd54PBmm/f5otJNOe51k7jO3nFOyl1xefpld3ZwcnB0lnQS9K7VJ9j59T3JhrEv2kjMvLMySTiKx/v1Kf0WbdBKhhBMobYCE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B+3oS/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Hs3D9dqW2IvzE2Y9XPqT4c07I15OhkNh9NhPs3T3rjPs34/S6cjGqTjpJNwP/+yfov1hmw64OPRmHG+O03zHh+O0kHK8jGbpFM2GuR5NuiHt34WwCLMyl+1Nwpl7qWsv7Y7b2j7uPlIWKuSvSRN+5NuOhnsrh99QenqUW+82x3uTsb1tCiDdJK9T8mQRqOMsUm3x8Z5dzjgk+6ERrw7HeSjfsrzPMc0+RzynlEYNz997iT6XtVz4nQ0Tif7aXowOB4OZ0eH+8PewfH+8f6wd9RP+6MwtzmDq+KknaRO8jkfhcSMs12W9tPRLiMaTjHPJwMapePBOMs5EguJ194wWv3fJ+WjaX+42+uy0TTtDsds0M1Som6Gg9Egm+xOxpN+yLxmR9+cwUN0GOQg7LE2JAqV7DnjKaTjRJ2JzIR/yOzlKG397EyzkMj17/XmjioUIbf3D/e94WjY/0cRHuwwHSpSIy6wnk4f7uE+eXz8/H8R1N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sidR="00946994">
        <w:rPr>
          <w:rStyle w:val="af7"/>
          <w:rFonts w:cs="Times New Roman"/>
          <w:color w:val="000000" w:themeColor="text1"/>
        </w:rPr>
        <w:t xml:space="preserve"> </w:t>
      </w:r>
      <w:r>
        <w:rPr>
          <w:rStyle w:val="af7"/>
          <w:rFonts w:cs="Times New Roman"/>
          <w:color w:val="000000" w:themeColor="text1"/>
        </w:rPr>
        <w:t xml:space="preserve">— confirm that expanding the antigen spectrum can break PDAC immune exclusion. While mutation-derived neoantigen vaccines provide proof-of-concept for unlocking anti-tumor T-cell immunity </w:t>
      </w:r>
      <w:r>
        <w:rPr>
          <w:rStyle w:val="af7"/>
          <w:rFonts w:cs="Times New Roman"/>
          <w:color w:val="000000" w:themeColor="text1"/>
        </w:rPr>
        <w:fldChar w:fldCharType="begin" w:fldLock="1"/>
      </w:r>
      <w:r>
        <w:rPr>
          <w:rStyle w:val="af7"/>
          <w:rFonts w:cs="Times New Roman"/>
          <w:color w:val="000000" w:themeColor="text1"/>
        </w:rPr>
        <w:instrText>ADDIN paperpile_citation &lt;clusterId&gt;V319J466Y756W571&lt;/clusterId&gt;&lt;metadata&gt;&lt;citation&gt;&lt;id&gt;743ed6f7-14ee-4d8f-8aca-ad039d45dfaa&lt;/id&gt;&lt;/citation&gt;&lt;citation&gt;&lt;id&gt;5759ad44-1985-44fe-8d92-4e69fc4cf681&lt;/id&gt;&lt;/citation&gt;&lt;citation&gt;&lt;id&gt;c4665dfc-913c-41d8-8bd3-efa4f31e1c02&lt;/id&gt;&lt;/citation&gt;&lt;citation&gt;&lt;id&gt;f8b30095-433e-413a-a11c-a4033fbf96c1&lt;/id&gt;&lt;/citation&gt;&lt;/metadata&gt;&lt;data&gt;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&lt;/data&gt; \* MERGEFORMAT</w:instrText>
      </w:r>
      <w:r>
        <w:rPr>
          <w:rStyle w:val="af7"/>
          <w:rFonts w:cs="Times New Roman"/>
          <w:color w:val="000000" w:themeColor="text1"/>
        </w:rPr>
        <w:fldChar w:fldCharType="separate"/>
      </w:r>
      <w:r w:rsidR="0002522A">
        <w:rPr>
          <w:rStyle w:val="af7"/>
          <w:rFonts w:cs="Times New Roman"/>
          <w:noProof/>
          <w:color w:val="000000" w:themeColor="text1"/>
        </w:rPr>
        <w:t>(7–10)</w:t>
      </w:r>
      <w:r>
        <w:rPr>
          <w:rStyle w:val="af7"/>
          <w:rFonts w:cs="Times New Roman"/>
          <w:color w:val="000000" w:themeColor="text1"/>
        </w:rPr>
        <w:fldChar w:fldCharType="end"/>
      </w:r>
      <w:r>
        <w:rPr>
          <w:rStyle w:val="af7"/>
          <w:rFonts w:cs="Times New Roman"/>
          <w:color w:val="000000" w:themeColor="text1"/>
        </w:rPr>
        <w:t xml:space="preserve"> and demonstrate durable memory T-cell responses extending up to 7.7 years post-vaccination, the inherent sparsity of mutations in PDAC yields only 5</w:t>
      </w:r>
      <w:r>
        <w:rPr>
          <w:rFonts w:cs="Times New Roman"/>
          <w:color w:val="000000" w:themeColor="text1"/>
        </w:rPr>
        <w:t>–</w:t>
      </w:r>
      <w:r>
        <w:rPr>
          <w:rStyle w:val="af7"/>
          <w:rFonts w:cs="Times New Roman"/>
          <w:color w:val="000000" w:themeColor="text1"/>
        </w:rPr>
        <w:t xml:space="preserve">15 mutant neoantigens per patient. This deficit drives prohibitive manufacturing costs for bespoke mRNA vaccines </w:t>
      </w:r>
      <w:r>
        <w:rPr>
          <w:rStyle w:val="af7"/>
          <w:rFonts w:cs="Times New Roman"/>
          <w:color w:val="000000" w:themeColor="text1"/>
        </w:rPr>
        <w:fldChar w:fldCharType="begin" w:fldLock="1"/>
      </w:r>
      <w:r>
        <w:rPr>
          <w:rStyle w:val="af7"/>
          <w:rFonts w:cs="Times New Roman"/>
          <w:color w:val="000000" w:themeColor="text1"/>
        </w:rPr>
        <w:instrText>ADDIN paperpile_citation &lt;clusterId&gt;R724F871U362Y955&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Pr>
          <w:rStyle w:val="af7"/>
          <w:rFonts w:cs="Times New Roman"/>
          <w:color w:val="000000" w:themeColor="text1"/>
        </w:rPr>
        <w:t xml:space="preserve"> and renders personalized models suboptimal, ultimately underscoring the urgent need to explore alternative sources of neoantigens that are abundant, reliable, and broadly shared.</w:t>
      </w:r>
    </w:p>
    <w:p w14:paraId="2E34E04F" w14:textId="1BE301C2" w:rsidR="003E0FB6" w:rsidRPr="00913562" w:rsidRDefault="009A50DA" w:rsidP="00913562">
      <w:pPr>
        <w:spacing w:after="160"/>
        <w:rPr>
          <w:rFonts w:cs="Times New Roman"/>
          <w:color w:val="000000" w:themeColor="text1"/>
        </w:rPr>
      </w:pPr>
      <w:r w:rsidRPr="00913562">
        <w:rPr>
          <w:rFonts w:cs="Times New Roman"/>
          <w:color w:val="000000" w:themeColor="text1"/>
        </w:rPr>
        <w:t xml:space="preserve">Alternative splicing (AS) provides a promising reservoir of non-canonical neoepitopes.  While 95% of human multi-exon genes undergo physiological AS, cancer regulatory dysregulation </w:t>
      </w:r>
      <w:del w:id="20029" w:author="V17 revision" w:date="2026-08-24T17:23:58Z">
        <w:r w:rsidRPr="00913562">
          <w:rPr>
            <w:rFonts w:cs="Times New Roman"/>
            <w:color w:val="000000" w:themeColor="text1"/>
          </w:rPr>
          <w:delText xml:space="preserve">drives over 30% of splicing events to become tumor-</w:delText>
        </w:r>
        <w:r>
          <w:rPr>
            <w:rFonts w:cs="Times New Roman"/>
            <w:color w:val="000000" w:themeColor="text1"/>
          </w:rPr>
          <w:delText xml:space="preserve">specific</w:delText>
        </w:r>
      </w:del>
      <w:ins w:id="20030" w:author="V17 revision" w:date="2026-08-24T17:23:58Z">
        <w:r>
          <w:rPr>
            <w:rFonts w:cs="Times New Roman"/>
            <w:color w:val="000000" w:themeColor="text1"/>
          </w:rPr>
          <w:t>can increase the number of alternative splicing events by up to 30% relative to matched normal tissues</w:t>
        </w:r>
      </w:ins>
      <w:r>
        <w:rPr>
          <w:rFonts w:cs="Times New Roman"/>
          <w:color w:val="000000" w:themeColor="text1"/>
        </w:rPr>
        <w:t xml:space="preserve"> </w:t>
      </w:r>
      <w:r>
        <w:rPr>
          <w:rFonts w:cs="Times New Roman"/>
          <w:color w:val="000000" w:themeColor="text1"/>
        </w:rPr>
        <w:fldChar w:fldCharType="begin" w:fldLock="1"/>
      </w:r>
      <w:r>
        <w:rPr>
          <w:rFonts w:cs="Times New Roman"/>
          <w:color w:val="000000" w:themeColor="text1"/>
        </w:rPr>
        <w:instrText>ADDIN paperpile_citation &lt;clusterId&gt;K884X242T632R336&lt;/clusterId&gt;&lt;metadata&gt;&lt;citation&gt;&lt;id&gt;29ef9786-b39f-45e2-b562-e6435e2d5c75&lt;/id&gt;&lt;/citation&gt;&lt;/metadata&gt;&lt;data&gt;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&lt;/data&gt; \* MERGEFORMAT</w:instrText>
      </w:r>
      <w:r>
        <w:rPr>
          <w:rFonts w:cs="Times New Roman"/>
          <w:color w:val="000000" w:themeColor="text1"/>
        </w:rPr>
        <w:fldChar w:fldCharType="separate"/>
      </w:r>
      <w:r w:rsidR="0002522A">
        <w:rPr>
          <w:rFonts w:cs="Times New Roman"/>
          <w:noProof/>
          <w:color w:val="000000" w:themeColor="text1"/>
        </w:rPr>
        <w:t>(11)</w:t>
      </w:r>
      <w:r>
        <w:rPr>
          <w:rFonts w:cs="Times New Roman"/>
          <w:color w:val="000000" w:themeColor="text1"/>
        </w:rPr>
        <w:fldChar w:fldCharType="end"/>
      </w:r>
      <w:r w:rsidRPr="00913562">
        <w:rPr>
          <w:rFonts w:cs="Times New Roman"/>
          <w:color w:val="000000" w:themeColor="text1"/>
        </w:rPr>
        <w:t xml:space="preserve">. </w:t>
      </w:r>
      <w:del w:id="20031" w:author="V17 revision" w:date="2026-08-24T17:23:58Z">
        <w:r w:rsidRPr="00913562">
          <w:rPr>
            <w:rFonts w:cs="Times New Roman"/>
            <w:color w:val="000000" w:themeColor="text1"/>
          </w:rPr>
          <w:delText xml:space="preserve">Transcripts generated from AS occur at frequencies &gt;</w:delText>
        </w:r>
        <w:r>
          <w:rPr>
            <w:rFonts w:cs="Times New Roman"/>
            <w:color w:val="000000" w:themeColor="text1"/>
          </w:rPr>
          <w:delText xml:space="preserve"> </w:delText>
        </w:r>
        <w:r w:rsidRPr="00913562">
          <w:rPr>
            <w:rFonts w:cs="Times New Roman"/>
            <w:color w:val="000000" w:themeColor="text1"/>
          </w:rPr>
          <w:delText xml:space="preserve">59-fold higher than mutational </w:delText>
        </w:r>
        <w:r>
          <w:rPr>
            <w:rFonts w:cs="Times New Roman"/>
            <w:color w:val="000000" w:themeColor="text1"/>
          </w:rPr>
          <w:delText xml:space="preserve">counterparts</w:delText>
        </w:r>
      </w:del>
      <w:ins w:id="20032" w:author="V17 revision" w:date="2026-08-24T17:23:58Z">
        <w:r>
          <w:rPr>
            <w:rFonts w:cs="Times New Roman"/>
            <w:color w:val="000000" w:themeColor="text1"/>
          </w:rPr>
          <w:t>In hepatocellular carcinoma, splicing-derived neoantigens have been reported at frequencies &gt;59-fold higher than mutation-derived counterparts</w:t>
        </w:r>
      </w:ins>
      <w:r>
        <w:rPr>
          <w:rFonts w:cs="Times New Roman"/>
          <w:color w:val="000000" w:themeColor="text1"/>
        </w:rPr>
        <w:t xml:space="preserve"> </w:t>
      </w:r>
      <w:r>
        <w:rPr>
          <w:rFonts w:cs="Times New Roman"/>
          <w:color w:val="000000" w:themeColor="text1"/>
        </w:rPr>
        <w:fldChar w:fldCharType="begin" w:fldLock="1"/>
      </w:r>
      <w:r>
        <w:rPr>
          <w:rFonts w:cs="Times New Roman"/>
          <w:color w:val="000000" w:themeColor="text1"/>
        </w:rPr>
        <w:instrText>ADDIN paperpile_citation &lt;clusterId&gt;M975A153P743U437&lt;/clusterId&gt;&lt;metadata&gt;&lt;citation&gt;&lt;id&gt;8697b2a2-c08e-410d-b1fe-718b761c49eb&lt;/id&gt;&lt;/citation&gt;&lt;/metadata&gt;&lt;data&gt;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&lt;/data&gt; \* MERGEFORMAT</w:instrText>
      </w:r>
      <w:r>
        <w:rPr>
          <w:rFonts w:cs="Times New Roman"/>
          <w:color w:val="000000" w:themeColor="text1"/>
        </w:rPr>
        <w:fldChar w:fldCharType="separate"/>
      </w:r>
      <w:r w:rsidR="0002522A">
        <w:rPr>
          <w:rFonts w:cs="Times New Roman"/>
          <w:noProof/>
          <w:color w:val="000000" w:themeColor="text1"/>
        </w:rPr>
        <w:t>(12)</w:t>
      </w:r>
      <w:r>
        <w:rPr>
          <w:rFonts w:cs="Times New Roman"/>
          <w:color w:val="000000" w:themeColor="text1"/>
        </w:rPr>
        <w:fldChar w:fldCharType="end"/>
      </w:r>
      <w:r w:rsidRPr="00913562">
        <w:rPr>
          <w:rFonts w:cs="Times New Roman"/>
          <w:color w:val="000000" w:themeColor="text1"/>
        </w:rPr>
        <w:t xml:space="preserve">, providing a vast numerical advantage. Furthermore, these splicing aberrations are highly recurrent; melanoma models show that &gt;90% of patients share defined splicing neoantigen </w:t>
      </w:r>
      <w:r>
        <w:rPr>
          <w:rFonts w:cs="Times New Roman"/>
          <w:color w:val="000000" w:themeColor="text1"/>
        </w:rPr>
        <w:t xml:space="preserve">features </w:t>
      </w:r>
      <w:r>
        <w:rPr>
          <w:rFonts w:cs="Times New Roman"/>
          <w:color w:val="000000" w:themeColor="text1"/>
        </w:rPr>
        <w:fldChar w:fldCharType="begin" w:fldLock="1"/>
      </w:r>
      <w:r>
        <w:rPr>
          <w:rFonts w:cs="Times New Roman"/>
          <w:color w:val="000000" w:themeColor="text1"/>
        </w:rPr>
        <w:instrText>ADDIN paperpile_citation &lt;clusterId&gt;G119U169Q751N272&lt;/clusterId&gt;&lt;metadata&gt;&lt;citation&gt;&lt;id&gt;5a2f09cc-8af0-4556-afaa-00bc0fab8a3e&lt;/id&gt;&lt;/citation&gt;&lt;/metadata&gt;&lt;data&gt;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&lt;/data&gt; \* MERGEFORMAT</w:instrText>
      </w:r>
      <w:r>
        <w:rPr>
          <w:rFonts w:cs="Times New Roman"/>
          <w:color w:val="000000" w:themeColor="text1"/>
        </w:rPr>
        <w:fldChar w:fldCharType="separate"/>
      </w:r>
      <w:r w:rsidR="0002522A">
        <w:rPr>
          <w:rFonts w:cs="Times New Roman"/>
          <w:noProof/>
          <w:color w:val="000000" w:themeColor="text1"/>
        </w:rPr>
        <w:t>(13)</w:t>
      </w:r>
      <w:r>
        <w:rPr>
          <w:rFonts w:cs="Times New Roman"/>
          <w:color w:val="000000" w:themeColor="text1"/>
        </w:rPr>
        <w:fldChar w:fldCharType="end"/>
      </w:r>
      <w:r w:rsidRPr="00913562">
        <w:rPr>
          <w:rFonts w:cs="Times New Roman"/>
          <w:color w:val="000000" w:themeColor="text1"/>
        </w:rPr>
        <w:t xml:space="preserve">, and empirical validations confirm that single public splice-junction neoantigens can elicit robust CD8+ </w:t>
      </w:r>
      <w:r>
        <w:rPr>
          <w:rFonts w:cs="Times New Roman"/>
          <w:color w:val="000000" w:themeColor="text1"/>
        </w:rPr>
        <w:t>T-</w:t>
      </w:r>
      <w:r w:rsidRPr="00913562">
        <w:rPr>
          <w:rFonts w:cs="Times New Roman"/>
          <w:color w:val="000000" w:themeColor="text1"/>
        </w:rPr>
        <w:t>cell</w:t>
      </w:r>
      <w:r>
        <w:rPr>
          <w:rFonts w:cs="Times New Roman"/>
          <w:color w:val="000000" w:themeColor="text1"/>
        </w:rPr>
        <w:t xml:space="preserve"> </w:t>
      </w:r>
      <w:r w:rsidRPr="00913562">
        <w:rPr>
          <w:rFonts w:cs="Times New Roman"/>
          <w:color w:val="000000" w:themeColor="text1"/>
        </w:rPr>
        <w:t xml:space="preserve">mediated </w:t>
      </w:r>
      <w:r>
        <w:rPr>
          <w:rFonts w:cs="Times New Roman"/>
          <w:color w:val="000000" w:themeColor="text1"/>
        </w:rPr>
        <w:t xml:space="preserve">cytotoxicity </w:t>
      </w:r>
      <w:r>
        <w:rPr>
          <w:rFonts w:cs="Times New Roman"/>
          <w:color w:val="000000" w:themeColor="text1"/>
        </w:rPr>
        <w:fldChar w:fldCharType="begin" w:fldLock="1"/>
      </w:r>
      <w:r>
        <w:rPr>
          <w:rFonts w:cs="Times New Roman"/>
          <w:color w:val="000000" w:themeColor="text1"/>
        </w:rPr>
        <w:instrText>ADDIN paperpile_citation &lt;clusterId&gt;M692A659W349T763&lt;/clusterId&gt;&lt;metadata&gt;&lt;citation&gt;&lt;id&gt;b76dfc1c-6e88-4710-82bd-2ea7ef2142f4&lt;/id&gt;&lt;/citation&gt;&lt;/metadata&gt;&lt;data&gt;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&lt;/data&gt; \* MERGEFORMAT</w:instrText>
      </w:r>
      <w:r>
        <w:rPr>
          <w:rFonts w:cs="Times New Roman"/>
          <w:color w:val="000000" w:themeColor="text1"/>
        </w:rPr>
        <w:fldChar w:fldCharType="separate"/>
      </w:r>
      <w:r w:rsidR="0002522A">
        <w:rPr>
          <w:rFonts w:cs="Times New Roman"/>
          <w:noProof/>
          <w:color w:val="000000" w:themeColor="text1"/>
        </w:rPr>
        <w:t>(14)</w:t>
      </w:r>
      <w:r>
        <w:rPr>
          <w:rFonts w:cs="Times New Roman"/>
          <w:color w:val="000000" w:themeColor="text1"/>
        </w:rPr>
        <w:fldChar w:fldCharType="end"/>
      </w:r>
      <w:r w:rsidRPr="00913562">
        <w:rPr>
          <w:rFonts w:cs="Times New Roman"/>
          <w:color w:val="000000" w:themeColor="text1"/>
        </w:rPr>
        <w:t xml:space="preserve">. The exceptional immunological potency of mis-spliced sequences is structurally confirmed by highly functional TCRs reacting to AS neoantigens, directly driving </w:t>
      </w:r>
      <w:r w:rsidRPr="00913562">
        <w:rPr>
          <w:rFonts w:cs="Times New Roman"/>
          <w:i/>
          <w:color w:val="000000" w:themeColor="text1"/>
        </w:rPr>
        <w:t>in vivo</w:t>
      </w:r>
      <w:r w:rsidRPr="00913562">
        <w:rPr>
          <w:rFonts w:cs="Times New Roman"/>
          <w:color w:val="EE0000"/>
        </w:rPr>
        <w:t xml:space="preserve"> </w:t>
      </w:r>
      <w:r w:rsidRPr="00913562">
        <w:rPr>
          <w:rFonts w:cs="Times New Roman"/>
          <w:color w:val="000000" w:themeColor="text1"/>
        </w:rPr>
        <w:t>T</w:t>
      </w:r>
      <w:r>
        <w:rPr>
          <w:rFonts w:cs="Times New Roman"/>
          <w:color w:val="000000" w:themeColor="text1"/>
        </w:rPr>
        <w:t>-</w:t>
      </w:r>
      <w:r w:rsidRPr="00913562">
        <w:rPr>
          <w:rFonts w:cs="Times New Roman"/>
          <w:color w:val="000000" w:themeColor="text1"/>
        </w:rPr>
        <w:t xml:space="preserve">cell </w:t>
      </w:r>
      <w:r>
        <w:rPr>
          <w:rFonts w:cs="Times New Roman"/>
          <w:color w:val="000000" w:themeColor="text1"/>
        </w:rPr>
        <w:t xml:space="preserve">expansion </w:t>
      </w:r>
      <w:r>
        <w:rPr>
          <w:rFonts w:cs="Times New Roman"/>
          <w:color w:val="000000" w:themeColor="text1"/>
        </w:rPr>
        <w:fldChar w:fldCharType="begin" w:fldLock="1"/>
      </w:r>
      <w:r>
        <w:rPr>
          <w:rFonts w:cs="Times New Roman"/>
          <w:color w:val="000000" w:themeColor="text1"/>
        </w:rPr>
        <w:instrText>ADDIN paperpile_citation &lt;clusterId&gt;B594P574L965I655&lt;/clusterId&gt;&lt;metadata&gt;&lt;citation&gt;&lt;id&gt;3ce60812-b4d5-4d07-8098-2f1e5f54abc9&lt;/id&gt;&lt;/citation&gt;&lt;/metadata&gt;&lt;data&gt;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&lt;/data&gt; \* MERGEFORMAT</w:instrText>
      </w:r>
      <w:r>
        <w:rPr>
          <w:rFonts w:cs="Times New Roman"/>
          <w:color w:val="000000" w:themeColor="text1"/>
        </w:rPr>
        <w:fldChar w:fldCharType="separate"/>
      </w:r>
      <w:r w:rsidR="0002522A">
        <w:rPr>
          <w:rFonts w:cs="Times New Roman"/>
          <w:noProof/>
          <w:color w:val="000000" w:themeColor="text1"/>
        </w:rPr>
        <w:t>(15)</w:t>
      </w:r>
      <w:r>
        <w:rPr>
          <w:rFonts w:cs="Times New Roman"/>
          <w:color w:val="000000" w:themeColor="text1"/>
        </w:rPr>
        <w:fldChar w:fldCharType="end"/>
      </w:r>
      <w:r w:rsidRPr="00913562">
        <w:rPr>
          <w:rFonts w:cs="Times New Roman"/>
          <w:color w:val="000000" w:themeColor="text1"/>
        </w:rPr>
        <w:t xml:space="preserve">. Beyond melanoma, the immunogenic potential of AS-derived neoantigens has been increasingly validated across diverse malignancies and broad pan-cancer cohorts. </w:t>
      </w:r>
      <w:r>
        <w:rPr>
          <w:rFonts w:cs="Times New Roman" w:hint="eastAsia"/>
          <w:color w:val="000000" w:themeColor="text1"/>
        </w:rPr>
        <w:t>Y</w:t>
      </w:r>
      <w:r w:rsidRPr="00913562">
        <w:rPr>
          <w:rFonts w:cs="Times New Roman"/>
          <w:color w:val="000000" w:themeColor="text1"/>
        </w:rPr>
        <w:t xml:space="preserve">et their systematic characterization and functional presentation in highly immunosuppressive, </w:t>
      </w:r>
      <w:r>
        <w:rPr>
          <w:rFonts w:cs="Times New Roman"/>
          <w:color w:val="000000" w:themeColor="text1"/>
        </w:rPr>
        <w:t>“</w:t>
      </w:r>
      <w:r w:rsidRPr="00913562">
        <w:rPr>
          <w:rFonts w:cs="Times New Roman"/>
          <w:color w:val="000000" w:themeColor="text1"/>
        </w:rPr>
        <w:t>cold</w:t>
      </w:r>
      <w:r>
        <w:rPr>
          <w:rFonts w:cs="Times New Roman"/>
          <w:color w:val="000000" w:themeColor="text1"/>
        </w:rPr>
        <w:t>”</w:t>
      </w:r>
      <w:r w:rsidRPr="00913562">
        <w:rPr>
          <w:rFonts w:cs="Times New Roman"/>
          <w:color w:val="000000" w:themeColor="text1"/>
        </w:rPr>
        <w:t xml:space="preserve"> tumors like PDAC remain largely unexplored.</w:t>
      </w:r>
    </w:p>
    <w:p w14:paraId="6225BD3B" w14:textId="4AD9E9F3" w:rsidR="00E60283" w:rsidRPr="00913562" w:rsidRDefault="009A50DA" w:rsidP="00913562">
      <w:pPr>
        <w:pStyle w:val="a0"/>
        <w:spacing w:before="0" w:after="160"/>
        <w:rPr>
          <w:rFonts w:cs="Times New Roman"/>
          <w:color w:val="000000" w:themeColor="text1"/>
        </w:rPr>
      </w:pPr>
      <w:r w:rsidRPr="00913562">
        <w:rPr>
          <w:rStyle w:val="af7"/>
          <w:rFonts w:cs="Times New Roman"/>
          <w:color w:val="000000" w:themeColor="text1"/>
        </w:rPr>
        <w:t xml:space="preserve">In PDAC specifically, pervasive oncogenic KRAS signaling uniquely hyperactivates downstream ERK cascades to profoundly dysregulate primary splicing factors, including SRSF1, SRSF6, and hnRNPA2b1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X776L736H427F848&lt;/clusterId&gt;&lt;metadata&gt;&lt;citation&gt;&lt;id&gt;29ef9786-b39f-45e2-b562-e6435e2d5c75&lt;/id&gt;&lt;/citation&gt;&lt;citation&gt;&lt;id&gt;1c0c6d9c-6a64-4cfb-9bbf-7d184f913658&lt;/id&gt;&lt;/citation&gt;&lt;citation&gt;&lt;id&gt;5a8189c4-5f79-4aa2-bbb4-8bd64ad09037&lt;/id&gt;&lt;/citation&gt;&lt;citation&gt;&lt;id&gt;6720ab4d-8d32-4070-8218-a05a68fbfe76&lt;/id&gt;&lt;/citation&gt;&lt;/metadata&gt;&lt;data&gt;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&lt;/data&gt; \* MERGEFORMAT</w:instrText>
      </w:r>
      <w:r>
        <w:rPr>
          <w:rStyle w:val="af7"/>
          <w:rFonts w:cs="Times New Roman"/>
          <w:color w:val="000000" w:themeColor="text1"/>
        </w:rPr>
        <w:fldChar w:fldCharType="separate"/>
      </w:r>
      <w:r w:rsidR="0002522A">
        <w:rPr>
          <w:rStyle w:val="af7"/>
          <w:rFonts w:cs="Times New Roman"/>
          <w:noProof/>
          <w:color w:val="000000" w:themeColor="text1"/>
        </w:rPr>
        <w:t>(11,16–18)</w:t>
      </w:r>
      <w:r>
        <w:rPr>
          <w:rStyle w:val="af7"/>
          <w:rFonts w:cs="Times New Roman"/>
          <w:color w:val="000000" w:themeColor="text1"/>
        </w:rPr>
        <w:fldChar w:fldCharType="end"/>
      </w:r>
      <w:r w:rsidRPr="00913562">
        <w:rPr>
          <w:rStyle w:val="af7"/>
          <w:rFonts w:cs="Times New Roman"/>
          <w:color w:val="000000" w:themeColor="text1"/>
        </w:rPr>
        <w:t xml:space="preserve">. In our cohorts, this </w:t>
      </w:r>
      <w:commentRangeStart w:id="11"/>
      <w:commentRangeStart w:id="12"/>
      <w:r w:rsidRPr="00913562">
        <w:rPr>
          <w:rStyle w:val="af7"/>
          <w:rFonts w:cs="Times New Roman"/>
          <w:color w:val="000000" w:themeColor="text1"/>
        </w:rPr>
        <w:t>sp</w:t>
      </w:r>
      <w:r>
        <w:rPr>
          <w:rStyle w:val="af7"/>
          <w:rFonts w:cs="Times New Roman"/>
          <w:color w:val="auto"/>
        </w:rPr>
        <w:t xml:space="preserve">liceosome dysregulation </w:t>
      </w:r>
      <w:commentRangeEnd w:id="11"/>
      <w:r w:rsidRPr="00913562">
        <w:rPr>
          <w:rStyle w:val="af8"/>
          <w:rFonts w:cs="Times New Roman"/>
          <w:color w:val="000000" w:themeColor="text1"/>
          <w:sz w:val="22"/>
          <w:szCs w:val="24"/>
        </w:rPr>
        <w:commentReference w:id="11"/>
      </w:r>
      <w:commentRangeEnd w:id="12"/>
      <w:r w:rsidRPr="00913562">
        <w:rPr>
          <w:rStyle w:val="af8"/>
          <w:rFonts w:cs="Times New Roman"/>
          <w:color w:val="000000" w:themeColor="text1"/>
          <w:sz w:val="22"/>
          <w:szCs w:val="24"/>
        </w:rPr>
        <w:commentReference w:id="12"/>
      </w:r>
      <w:r w:rsidRPr="00913562">
        <w:rPr>
          <w:rStyle w:val="af7"/>
          <w:rFonts w:cs="Times New Roman"/>
          <w:color w:val="000000" w:themeColor="text1"/>
        </w:rPr>
        <w:t xml:space="preserve">directly yields </w:t>
      </w:r>
      <w:r>
        <w:rPr>
          <w:rStyle w:val="af7"/>
          <w:rFonts w:eastAsiaTheme="minorEastAsia" w:cs="Times New Roman" w:hint="eastAsia"/>
          <w:color w:val="000000" w:themeColor="text1"/>
        </w:rPr>
        <w:t>48</w:t>
      </w:r>
      <w:r w:rsidRPr="00913562">
        <w:rPr>
          <w:rStyle w:val="af7"/>
          <w:rFonts w:cs="Times New Roman"/>
          <w:color w:val="000000" w:themeColor="text1"/>
        </w:rPr>
        <w:t xml:space="preserve"> significantly dysregulated splice-junction events. Unlike high-TMB tumors that rely on stochastic DNA errors, this programmatic RNA-level dysregulation establishes the PDAC spliceosome as a </w:t>
      </w:r>
      <w:r w:rsidRPr="00913562">
        <w:rPr>
          <w:rStyle w:val="af7"/>
          <w:rFonts w:cs="Times New Roman"/>
          <w:color w:val="000000" w:themeColor="text1"/>
        </w:rPr>
        <w:lastRenderedPageBreak/>
        <w:t>uniquely concentrated target bank for tumor-specific neoepitopes. However, successfully translating this biological reservoir requires overcoming two critical analytical barriers: resolving full-length isoform structures, and empirically confirming their authentic presentation on MHC-I molecules.</w:t>
      </w:r>
    </w:p>
    <w:p w14:paraId="581A1B55" w14:textId="000141E0" w:rsidR="003E0FB6" w:rsidRPr="00913562" w:rsidRDefault="009A50DA" w:rsidP="00913562">
      <w:pPr>
        <w:spacing w:after="160"/>
        <w:rPr>
          <w:rFonts w:cs="Times New Roman"/>
          <w:color w:val="000000" w:themeColor="text1"/>
        </w:rPr>
      </w:pPr>
      <w:r w:rsidRPr="00913562">
        <w:rPr>
          <w:rFonts w:cs="Times New Roman"/>
          <w:color w:val="000000" w:themeColor="text1"/>
        </w:rPr>
        <w:t xml:space="preserve">Resolving complex splicing events has long been bottlenecked by the constraints of short-read RNA sequencing, which fundamentally fails to resolve multi-exon skipping </w:t>
      </w:r>
      <w:r>
        <w:rPr>
          <w:rFonts w:cs="Times New Roman"/>
          <w:color w:val="000000" w:themeColor="text1"/>
        </w:rPr>
        <w:t xml:space="preserve">anomalies </w:t>
      </w:r>
      <w:r>
        <w:rPr>
          <w:rFonts w:cs="Times New Roman"/>
          <w:color w:val="000000" w:themeColor="text1"/>
        </w:rPr>
        <w:fldChar w:fldCharType="begin" w:fldLock="1"/>
      </w:r>
      <w:r>
        <w:rPr>
          <w:rFonts w:cs="Times New Roman"/>
          <w:color w:val="000000" w:themeColor="text1"/>
        </w:rPr>
        <w:instrText>ADDIN paperpile_citation &lt;clusterId&gt;R724F871B562Y975&lt;/clusterId&gt;&lt;metadata&gt;&lt;citation&gt;&lt;id&gt;29ef9786-b39f-45e2-b562-e6435e2d5c75&lt;/id&gt;&lt;/citation&gt;&lt;/metadata&gt;&lt;data&gt;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&lt;/data&gt; \* MERGEFORMAT</w:instrText>
      </w:r>
      <w:r>
        <w:rPr>
          <w:rFonts w:cs="Times New Roman"/>
          <w:color w:val="000000" w:themeColor="text1"/>
        </w:rPr>
        <w:fldChar w:fldCharType="separate"/>
      </w:r>
      <w:r w:rsidR="0002522A">
        <w:rPr>
          <w:rFonts w:cs="Times New Roman"/>
          <w:noProof/>
          <w:color w:val="000000" w:themeColor="text1"/>
        </w:rPr>
        <w:t>(11)</w:t>
      </w:r>
      <w:r>
        <w:rPr>
          <w:rFonts w:cs="Times New Roman"/>
          <w:color w:val="000000" w:themeColor="text1"/>
        </w:rPr>
        <w:fldChar w:fldCharType="end"/>
      </w:r>
      <w:r w:rsidRPr="00913562">
        <w:rPr>
          <w:rFonts w:cs="Times New Roman"/>
          <w:color w:val="000000" w:themeColor="text1"/>
        </w:rPr>
        <w:t xml:space="preserve">. PacBio Iso-Seq methodologies are superior for detecting unannotated, full-length isoform </w:t>
      </w:r>
      <w:r>
        <w:rPr>
          <w:rFonts w:cs="Times New Roman"/>
          <w:color w:val="000000" w:themeColor="text1"/>
        </w:rPr>
        <w:t xml:space="preserve">architectures </w:t>
      </w:r>
      <w:r>
        <w:rPr>
          <w:rFonts w:cs="Times New Roman"/>
          <w:color w:val="000000" w:themeColor="text1"/>
        </w:rPr>
        <w:fldChar w:fldCharType="begin" w:fldLock="1"/>
      </w:r>
      <w:r w:rsidR="00C37C17">
        <w:rPr>
          <w:rFonts w:cs="Times New Roman"/>
          <w:color w:val="000000" w:themeColor="text1"/>
        </w:rPr>
        <w:instrText>ADDIN paperpile_citation &lt;clusterId&gt;G616U796Q186N877&lt;/clusterId&gt;&lt;metadata&gt;&lt;citation&gt;&lt;id&gt;fbf5336c-8a50-4efe-bff6-6a6104c1a728&lt;/id&gt;&lt;/citation&gt;&lt;citation&gt;&lt;id&gt;8e774977-d90f-4b65-af2f-b0ffc2b5063e&lt;/id&gt;&lt;/citation&gt;&lt;citation&gt;&lt;id&gt;7604aef3-e57a-4cf4-93b6-6282fa58c866&lt;/id&gt;&lt;/citation&gt;&lt;citation&gt;&lt;id&gt;d3d0f15d-acea-4646-9b25-0afd4c07582f&lt;/id&gt;&lt;/citation&gt;&lt;citation&gt;&lt;id&gt;1ceac200-734c-4482-bd0a-321b5db4abfe&lt;/id&gt;&lt;/citation&gt;&lt;citation&gt;&lt;id&gt;f8c9b384-0faa-447d-9ae8-cfedef178309&lt;/id&gt;&lt;/citation&gt;&lt;citation&gt;&lt;id&gt;5adf29ad-6e91-4e3d-b029-1b123092d028&lt;/id&gt;&lt;/citation&gt;&lt;citation&gt;&lt;id&gt;68b1b7dd-755b-47fc-99ac-b65ff0c72427&lt;/id&gt;&lt;/citation&gt;&lt;citation&gt;&lt;id&gt;ce7e555b-af6e-47f0-a4d0-14b95eb1f72a&lt;/id&gt;&lt;/citation&gt;&lt;/metadata&gt;&lt;data&gt;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&lt;/data&gt; \* MERGEFORMAT</w:instrText>
      </w:r>
      <w:r>
        <w:rPr>
          <w:rFonts w:cs="Times New Roman"/>
          <w:color w:val="000000" w:themeColor="text1"/>
        </w:rPr>
        <w:fldChar w:fldCharType="separate"/>
      </w:r>
      <w:r w:rsidR="0002522A">
        <w:rPr>
          <w:rFonts w:cs="Times New Roman"/>
          <w:noProof/>
          <w:color w:val="000000" w:themeColor="text1"/>
        </w:rPr>
        <w:t>(19–27)</w:t>
      </w:r>
      <w:r>
        <w:rPr>
          <w:rFonts w:cs="Times New Roman"/>
          <w:color w:val="000000" w:themeColor="text1"/>
        </w:rPr>
        <w:fldChar w:fldCharType="end"/>
      </w:r>
      <w:r w:rsidRPr="00913562">
        <w:rPr>
          <w:rFonts w:cs="Times New Roman"/>
          <w:color w:val="000000" w:themeColor="text1"/>
        </w:rPr>
        <w:t xml:space="preserve">. For instance, long-read platforms have recently uncovered massive repertoires of unannotated isoforms across multiple malignancies—including 38,058 in </w:t>
      </w:r>
      <w:r>
        <w:rPr>
          <w:rFonts w:cs="Times New Roman"/>
          <w:color w:val="000000" w:themeColor="text1"/>
        </w:rPr>
        <w:t xml:space="preserve">NSCLC </w:t>
      </w:r>
      <w:r>
        <w:rPr>
          <w:rFonts w:cs="Times New Roman"/>
          <w:color w:val="000000" w:themeColor="text1"/>
        </w:rPr>
        <w:fldChar w:fldCharType="begin" w:fldLock="1"/>
      </w:r>
      <w:r>
        <w:rPr>
          <w:rFonts w:cs="Times New Roman"/>
          <w:color w:val="000000" w:themeColor="text1"/>
        </w:rPr>
        <w:instrText>ADDIN paperpile_citation &lt;clusterId&gt;H754V811K292H925&lt;/clusterId&gt;&lt;metadata&gt;&lt;citation&gt;&lt;id&gt;9d7c451a-2aab-4aec-b132-28d8f1a1e336&lt;/id&gt;&lt;/citation&gt;&lt;/metadata&gt;&lt;data&gt;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&lt;/data&gt; \* MERGEFORMAT</w:instrText>
      </w:r>
      <w:r>
        <w:rPr>
          <w:rFonts w:cs="Times New Roman"/>
          <w:color w:val="000000" w:themeColor="text1"/>
        </w:rPr>
        <w:fldChar w:fldCharType="separate"/>
      </w:r>
      <w:r w:rsidR="0002522A">
        <w:rPr>
          <w:rFonts w:cs="Times New Roman"/>
          <w:noProof/>
          <w:color w:val="000000" w:themeColor="text1"/>
        </w:rPr>
        <w:t>(28)</w:t>
      </w:r>
      <w:r>
        <w:rPr>
          <w:rFonts w:cs="Times New Roman"/>
          <w:color w:val="000000" w:themeColor="text1"/>
        </w:rPr>
        <w:fldChar w:fldCharType="end"/>
      </w:r>
      <w:r w:rsidRPr="00913562">
        <w:rPr>
          <w:rFonts w:cs="Times New Roman"/>
          <w:color w:val="000000" w:themeColor="text1"/>
        </w:rPr>
        <w:t>, alongside tens of thousands of novel tumor-specific transcripts in hepatocellular carcinoma</w:t>
      </w:r>
      <w:r w:rsidR="006C042E">
        <w:rPr>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Z106D104R188Y931&lt;/clusterId&gt;&lt;metadata&gt;&lt;citation&gt;&lt;id&gt;9d7c451a-2aab-4aec-b132-28d8f1a1e336&lt;/id&gt;&lt;/citation&gt;&lt;citation&gt;&lt;id&gt;69c4e48d-b9f4-4745-95da-63bfd915706f&lt;/id&gt;&lt;/citation&gt;&lt;citation&gt;&lt;id&gt;efd2c1d9-4cb3-425d-a0ca-d6d6157d05d5&lt;/id&gt;&lt;/citation&gt;&lt;citation&gt;&lt;id&gt;eb9698e0-1382-4358-822b-135211ae456c&lt;/id&gt;&lt;/citation&gt;&lt;citation&gt;&lt;id&gt;8022cf80-0d62-47aa-85cb-8f2ef7043365&lt;/id&gt;&lt;/citation&gt;&lt;citation&gt;&lt;id&gt;d27ea292-6213-47b4-8b82-ff32c8fb32be&lt;/id&gt;&lt;/citation&gt;&lt;/metadata&gt;&lt;data&gt;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&lt;/data&gt; \* MERGEFORMAT</w:instrText>
      </w:r>
      <w:r>
        <w:rPr>
          <w:rStyle w:val="af7"/>
          <w:rFonts w:cs="Times New Roman"/>
          <w:color w:val="000000" w:themeColor="text1"/>
        </w:rPr>
        <w:fldChar w:fldCharType="separate"/>
      </w:r>
      <w:r w:rsidR="0002522A">
        <w:rPr>
          <w:rStyle w:val="af7"/>
          <w:rFonts w:cs="Times New Roman"/>
          <w:noProof/>
          <w:color w:val="000000" w:themeColor="text1"/>
        </w:rPr>
        <w:t>(28–33)</w:t>
      </w:r>
      <w:r>
        <w:rPr>
          <w:rStyle w:val="af7"/>
          <w:rFonts w:cs="Times New Roman"/>
          <w:color w:val="000000" w:themeColor="text1"/>
        </w:rPr>
        <w:fldChar w:fldCharType="end"/>
      </w:r>
      <w:r w:rsidRPr="00913562">
        <w:rPr>
          <w:rFonts w:cs="Times New Roman"/>
          <w:color w:val="000000" w:themeColor="text1"/>
        </w:rPr>
        <w:t xml:space="preserve"> and gastric cancer</w:t>
      </w:r>
      <w:r w:rsidR="0006073D">
        <w:rPr>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S838V256Z523B695&lt;/clusterId&gt;&lt;metadata&gt;&lt;citation&gt;&lt;id&gt;8d9c2d81-93ec-4468-8622-d938a0c4417b&lt;/id&gt;&lt;/citation&gt;&lt;citation&gt;&lt;id&gt;36957a8f-baa0-43f3-895a-d8509e9ae5f3&lt;/id&gt;&lt;/citation&gt;&lt;citation&gt;&lt;id&gt;79384bf6-64d6-4953-b5ea-724d55b1ae52&lt;/id&gt;&lt;/citation&gt;&lt;citation&gt;&lt;id&gt;7ec997a9-5fe0-466b-9c90-75dd74d1cd89&lt;/id&gt;&lt;/citation&gt;&lt;citation&gt;&lt;id&gt;c5d4af71-8488-45cf-ba79-aeda70cb7c23&lt;/id&gt;&lt;/citation&gt;&lt;citation&gt;&lt;id&gt;fce75b13-1e24-441d-ab0b-35cd3f2e7ce7&lt;/id&gt;&lt;/citation&gt;&lt;citation&gt;&lt;id&gt;8a5108ac-9a6f-41f1-9944-3c9a377202d9&lt;/id&gt;&lt;/citation&gt;&lt;citation&gt;&lt;id&gt;77622586-4862-4913-a260-8d23ae42c5ec&lt;/id&gt;&lt;/citation&gt;&lt;citation&gt;&lt;id&gt;4dc261c2-560d-41de-873a-79efb4bcaed7&lt;/id&gt;&lt;/citation&gt;&lt;citation&gt;&lt;id&gt;595714c0-1136-4838-b4cb-2fc5d55e0364&lt;/id&gt;&lt;/citation&gt;&lt;/metadata&gt;&lt;data&gt;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&lt;/data&gt; \* MERGEFORMAT</w:instrText>
      </w:r>
      <w:r>
        <w:rPr>
          <w:rStyle w:val="af7"/>
          <w:rFonts w:cs="Times New Roman"/>
          <w:color w:val="000000" w:themeColor="text1"/>
        </w:rPr>
        <w:fldChar w:fldCharType="separate"/>
      </w:r>
      <w:r w:rsidR="0002522A">
        <w:rPr>
          <w:rStyle w:val="af7"/>
          <w:rFonts w:cs="Times New Roman"/>
          <w:noProof/>
          <w:color w:val="000000" w:themeColor="text1"/>
        </w:rPr>
        <w:t>(34–43)</w:t>
      </w:r>
      <w:r>
        <w:rPr>
          <w:rStyle w:val="af7"/>
          <w:rFonts w:cs="Times New Roman"/>
          <w:color w:val="000000" w:themeColor="text1"/>
        </w:rPr>
        <w:fldChar w:fldCharType="end"/>
      </w:r>
      <w:r w:rsidR="001E69F5">
        <w:rPr>
          <w:rFonts w:cs="Times New Roman"/>
          <w:color w:val="000000" w:themeColor="text1"/>
        </w:rPr>
        <w:t xml:space="preserve"> </w:t>
      </w:r>
      <w:r w:rsidRPr="00913562">
        <w:rPr>
          <w:rFonts w:cs="Times New Roman"/>
          <w:color w:val="000000" w:themeColor="text1"/>
        </w:rPr>
        <w:t xml:space="preserve">—accurately mapping large-scale transcript variants crucial for multi-epitope vaccines that short reads routinely </w:t>
      </w:r>
      <w:r>
        <w:rPr>
          <w:rFonts w:cs="Times New Roman"/>
          <w:color w:val="000000" w:themeColor="text1"/>
        </w:rPr>
        <w:t xml:space="preserve">miss </w:t>
      </w:r>
      <w:r>
        <w:rPr>
          <w:rFonts w:cs="Times New Roman"/>
          <w:color w:val="000000" w:themeColor="text1"/>
        </w:rPr>
        <w:fldChar w:fldCharType="begin" w:fldLock="1"/>
      </w:r>
      <w:r w:rsidR="00C37C17">
        <w:rPr>
          <w:rFonts w:cs="Times New Roman"/>
          <w:color w:val="000000" w:themeColor="text1"/>
        </w:rPr>
        <w:instrText>ADDIN paperpile_citation &lt;clusterId&gt;T565H622W913A736&lt;/clusterId&gt;&lt;metadata&gt;&lt;citation&gt;&lt;id&gt;b3a9e368-e742-4511-88c4-fd000c5965ef&lt;/id&gt;&lt;/citation&gt;&lt;citation&gt;&lt;id&gt;3efecee5-e5eb-4e15-a44a-215ca8640008&lt;/id&gt;&lt;/citation&gt;&lt;citation&gt;&lt;id&gt;8a94ac6b-6ea4-4fc2-92ab-4747a6b7b8df&lt;/id&gt;&lt;/citation&gt;&lt;citation&gt;&lt;id&gt;e24a1c89-0a26-4ecc-a693-19253d9d8b7d&lt;/id&gt;&lt;/citation&gt;&lt;citation&gt;&lt;id&gt;a0317e48-e115-4d59-a202-8bf5ddcfe138&lt;/id&gt;&lt;/citation&gt;&lt;citation&gt;&lt;id&gt;aa535cf2-0bb9-4164-870d-baa1fdb49f3e&lt;/id&gt;&lt;/citation&gt;&lt;citation&gt;&lt;id&gt;656c717a-2237-4d15-b5a7-b6fa528e4c80&lt;/id&gt;&lt;/citation&gt;&lt;/metadata&gt;&lt;data&gt;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&lt;/data&gt; \* MERGEFORMAT</w:instrText>
      </w:r>
      <w:r>
        <w:rPr>
          <w:rFonts w:cs="Times New Roman"/>
          <w:color w:val="000000" w:themeColor="text1"/>
        </w:rPr>
        <w:fldChar w:fldCharType="separate"/>
      </w:r>
      <w:r w:rsidR="0002522A">
        <w:rPr>
          <w:rFonts w:cs="Times New Roman"/>
          <w:noProof/>
          <w:color w:val="000000" w:themeColor="text1"/>
        </w:rPr>
        <w:t>(44–50)</w:t>
      </w:r>
      <w:r>
        <w:rPr>
          <w:rFonts w:cs="Times New Roman"/>
          <w:color w:val="000000" w:themeColor="text1"/>
        </w:rPr>
        <w:fldChar w:fldCharType="end"/>
      </w:r>
      <w:r w:rsidRPr="00913562">
        <w:rPr>
          <w:rFonts w:cs="Times New Roman"/>
          <w:color w:val="000000" w:themeColor="text1"/>
        </w:rPr>
        <w:t>. Long-read sequencing is therefore a biological prerequisite for defining unambiguous minigene vaccine architectures.</w:t>
      </w:r>
    </w:p>
    <w:p w14:paraId="6225BD3D" w14:textId="460E9D1B" w:rsidR="00E60283" w:rsidRPr="00913562" w:rsidRDefault="009A0708" w:rsidP="00913562">
      <w:pPr>
        <w:pStyle w:val="a0"/>
        <w:spacing w:before="0" w:after="160"/>
        <w:rPr>
          <w:rFonts w:cs="Times New Roman"/>
          <w:color w:val="000000" w:themeColor="text1"/>
        </w:rPr>
      </w:pPr>
      <w:commentRangeStart w:id="13"/>
      <w:commentRangeStart w:id="14"/>
      <w:r w:rsidRPr="00913562">
        <w:rPr>
          <w:rStyle w:val="af7"/>
          <w:rFonts w:cs="Times New Roman"/>
          <w:color w:val="000000" w:themeColor="text1"/>
        </w:rPr>
        <w:t>Computational prediction of HLA binding from transcriptomics alone suffers from high false-positive rates, as it fails to account for complex intracellular antigen processing and presentation dynamics</w:t>
      </w:r>
      <w:commentRangeStart w:id="15"/>
      <w:commentRangeStart w:id="16"/>
      <w:r w:rsidRPr="00913562">
        <w:rPr>
          <w:rStyle w:val="af7"/>
          <w:rFonts w:cs="Times New Roman"/>
          <w:color w:val="000000" w:themeColor="text1"/>
        </w:rPr>
        <w:t xml:space="preserve">. While high-affinity candidates can be predicted, typically only 5–10% of these are genuinely presented on the cell surface </w:t>
      </w:r>
      <w:r>
        <w:rPr>
          <w:rStyle w:val="af7"/>
          <w:rFonts w:cs="Times New Roman"/>
          <w:color w:val="000000" w:themeColor="text1"/>
        </w:rPr>
        <w:fldChar w:fldCharType="begin" w:fldLock="1"/>
      </w:r>
      <w:r>
        <w:rPr>
          <w:rStyle w:val="af7"/>
          <w:rFonts w:cs="Times New Roman"/>
          <w:color w:val="000000" w:themeColor="text1"/>
        </w:rPr>
        <w:instrText>ADDIN paperpile_citation &lt;clusterId&gt;V935J983Y473C166&lt;/clusterId&gt;&lt;metadata&gt;&lt;citation&gt;&lt;id&gt;bd4a2513-03b8-46c0-af3c-402a09d0a434&lt;/id&gt;&lt;/citation&gt;&lt;citation&gt;&lt;id&gt;6da383f7-7499-4cf9-80f6-770b139f5912&lt;/id&gt;&lt;/citation&gt;&lt;/metadata&gt;&lt;data&gt;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&lt;/data&gt; \* MERGEFORMAT</w:instrText>
      </w:r>
      <w:r>
        <w:rPr>
          <w:rStyle w:val="af7"/>
          <w:rFonts w:cs="Times New Roman"/>
          <w:color w:val="000000" w:themeColor="text1"/>
        </w:rPr>
        <w:fldChar w:fldCharType="separate"/>
      </w:r>
      <w:r w:rsidR="0002522A">
        <w:rPr>
          <w:rStyle w:val="af7"/>
          <w:rFonts w:cs="Times New Roman"/>
          <w:noProof/>
          <w:color w:val="000000" w:themeColor="text1"/>
        </w:rPr>
        <w:t>(51,52)</w:t>
      </w:r>
      <w:r>
        <w:rPr>
          <w:rStyle w:val="af7"/>
          <w:rFonts w:cs="Times New Roman"/>
          <w:color w:val="000000" w:themeColor="text1"/>
        </w:rPr>
        <w:fldChar w:fldCharType="end"/>
      </w:r>
      <w:r w:rsidRPr="00913562">
        <w:rPr>
          <w:rStyle w:val="af7"/>
          <w:rFonts w:cs="Times New Roman"/>
          <w:color w:val="000000" w:themeColor="text1"/>
        </w:rPr>
        <w:t>. To bridge this gap between prediction and reality, directly capturing the immunopeptidome via LC-MS/MS remains the analytical gold standard. Such deep profiling has recently revealed that non-canonical peptides are not merely noise; rather, they exhibit MHC-I presentation levels comparable to those of canonical fragments</w:t>
      </w:r>
      <w:r>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A887O845D335H958&lt;/clusterId&gt;&lt;metadata&gt;&lt;citation&gt;&lt;id&gt;a5bf7f3f-7268-4b41-82f9-ec0315f58949&lt;/id&gt;&lt;/citation&gt;&lt;/metadata&gt;&lt;data&gt;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&lt;/data&gt; \* MERGEFORMAT</w:instrText>
      </w:r>
      <w:r>
        <w:rPr>
          <w:rStyle w:val="af7"/>
          <w:rFonts w:cs="Times New Roman"/>
          <w:color w:val="000000" w:themeColor="text1"/>
        </w:rPr>
        <w:fldChar w:fldCharType="separate"/>
      </w:r>
      <w:r w:rsidR="0002522A">
        <w:rPr>
          <w:rStyle w:val="af7"/>
          <w:rFonts w:cs="Times New Roman"/>
          <w:noProof/>
          <w:color w:val="000000" w:themeColor="text1"/>
        </w:rPr>
        <w:t>(53)</w:t>
      </w:r>
      <w:r>
        <w:rPr>
          <w:rStyle w:val="af7"/>
          <w:rFonts w:cs="Times New Roman"/>
          <w:color w:val="000000" w:themeColor="text1"/>
        </w:rPr>
        <w:fldChar w:fldCharType="end"/>
      </w:r>
      <w:r w:rsidRPr="00913562">
        <w:rPr>
          <w:rStyle w:val="af7"/>
          <w:rFonts w:cs="Times New Roman"/>
          <w:color w:val="000000" w:themeColor="text1"/>
        </w:rPr>
        <w:t xml:space="preserve">. </w:t>
      </w:r>
      <w:commentRangeEnd w:id="15"/>
      <w:r w:rsidRPr="00913562">
        <w:rPr>
          <w:rStyle w:val="af8"/>
          <w:rFonts w:cs="Times New Roman"/>
          <w:color w:val="000000" w:themeColor="text1"/>
          <w:sz w:val="22"/>
          <w:szCs w:val="24"/>
        </w:rPr>
        <w:commentReference w:id="15"/>
      </w:r>
      <w:commentRangeEnd w:id="16"/>
      <w:r w:rsidRPr="00913562">
        <w:rPr>
          <w:rStyle w:val="af8"/>
          <w:rFonts w:cs="Times New Roman"/>
          <w:color w:val="000000" w:themeColor="text1"/>
          <w:sz w:val="22"/>
          <w:szCs w:val="24"/>
        </w:rPr>
        <w:commentReference w:id="16"/>
      </w:r>
      <w:commentRangeEnd w:id="13"/>
      <w:r w:rsidRPr="00913562">
        <w:rPr>
          <w:rStyle w:val="af8"/>
          <w:rFonts w:cs="Times New Roman"/>
          <w:color w:val="000000" w:themeColor="text1"/>
          <w:sz w:val="22"/>
          <w:szCs w:val="24"/>
        </w:rPr>
        <w:commentReference w:id="13"/>
      </w:r>
      <w:commentRangeEnd w:id="14"/>
      <w:r w:rsidRPr="00913562">
        <w:rPr>
          <w:rStyle w:val="af8"/>
          <w:rFonts w:cs="Times New Roman"/>
          <w:color w:val="000000" w:themeColor="text1"/>
          <w:sz w:val="22"/>
          <w:szCs w:val="24"/>
        </w:rPr>
        <w:commentReference w:id="14"/>
      </w:r>
      <w:r w:rsidRPr="00913562">
        <w:rPr>
          <w:rStyle w:val="af7"/>
          <w:rFonts w:cs="Times New Roman"/>
          <w:color w:val="000000" w:themeColor="text1"/>
        </w:rPr>
        <w:t xml:space="preserve">To overcome the translational barriers that hindered early purely computational studies </w:t>
      </w:r>
      <w:r>
        <w:rPr>
          <w:rStyle w:val="af7"/>
          <w:rFonts w:cs="Times New Roman"/>
          <w:color w:val="000000" w:themeColor="text1"/>
        </w:rPr>
        <w:fldChar w:fldCharType="begin" w:fldLock="1"/>
      </w:r>
      <w:r>
        <w:rPr>
          <w:rStyle w:val="af7"/>
          <w:rFonts w:cs="Times New Roman"/>
          <w:color w:val="000000" w:themeColor="text1"/>
        </w:rPr>
        <w:instrText>ADDIN paperpile_citation &lt;clusterId&gt;N396A355W746U467&lt;/clusterId&gt;&lt;metadata&gt;&lt;citation&gt;&lt;id&gt;0b7d9439-ee18-446f-a0e7-ee1b2252b146&lt;/id&gt;&lt;/citation&gt;&lt;/metadata&gt;&lt;data&gt;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&lt;/data&gt; \* MERGEFORMAT</w:instrText>
      </w:r>
      <w:r>
        <w:rPr>
          <w:rStyle w:val="af7"/>
          <w:rFonts w:cs="Times New Roman"/>
          <w:color w:val="000000" w:themeColor="text1"/>
        </w:rPr>
        <w:fldChar w:fldCharType="separate"/>
      </w:r>
      <w:r w:rsidR="0002522A">
        <w:rPr>
          <w:rStyle w:val="af7"/>
          <w:rFonts w:cs="Times New Roman"/>
          <w:noProof/>
          <w:color w:val="000000" w:themeColor="text1"/>
        </w:rPr>
        <w:t>(54)</w:t>
      </w:r>
      <w:r>
        <w:rPr>
          <w:rStyle w:val="af7"/>
          <w:rFonts w:cs="Times New Roman"/>
          <w:color w:val="000000" w:themeColor="text1"/>
        </w:rPr>
        <w:fldChar w:fldCharType="end"/>
      </w:r>
      <w:r w:rsidRPr="00913562">
        <w:rPr>
          <w:rStyle w:val="af7"/>
          <w:rFonts w:cs="Times New Roman"/>
          <w:color w:val="000000" w:themeColor="text1"/>
        </w:rPr>
        <w:t xml:space="preserve">, we directly coupled long-read transcriptomics with mass spectrometry-based </w:t>
      </w:r>
      <w:r>
        <w:rPr>
          <w:rStyle w:val="af7"/>
          <w:rFonts w:cs="Times New Roman"/>
          <w:color w:val="000000" w:themeColor="text1"/>
        </w:rPr>
        <w:t>immunopeptidomes</w:t>
      </w:r>
      <w:r w:rsidRPr="00913562">
        <w:rPr>
          <w:rStyle w:val="af7"/>
          <w:rFonts w:cs="Times New Roman"/>
          <w:color w:val="000000" w:themeColor="text1"/>
        </w:rPr>
        <w:t xml:space="preserve"> to </w:t>
      </w:r>
      <w:r>
        <w:rPr>
          <w:rStyle w:val="af7"/>
          <w:rFonts w:cs="Times New Roman"/>
          <w:color w:val="000000" w:themeColor="text1"/>
        </w:rPr>
        <w:t>experimental</w:t>
      </w:r>
      <w:r w:rsidR="003B2E54">
        <w:rPr>
          <w:rStyle w:val="af7"/>
          <w:rFonts w:cs="Times New Roman"/>
          <w:color w:val="000000" w:themeColor="text1"/>
        </w:rPr>
        <w:t>ly</w:t>
      </w:r>
      <w:r w:rsidRPr="00913562">
        <w:rPr>
          <w:rStyle w:val="af7"/>
          <w:rFonts w:cs="Times New Roman"/>
          <w:color w:val="000000" w:themeColor="text1"/>
        </w:rPr>
        <w:t xml:space="preserve"> validate the authentic neoantigen landscape at the cell surface.</w:t>
      </w:r>
      <w:r>
        <w:rPr>
          <w:rStyle w:val="af7"/>
          <w:rFonts w:cs="Times New Roman"/>
          <w:color w:val="000000" w:themeColor="text1"/>
        </w:rPr>
        <w:t xml:space="preserve"> </w:t>
      </w:r>
    </w:p>
    <w:p w14:paraId="6225BD40" w14:textId="0F50CB0D" w:rsidR="00E60283" w:rsidRPr="00A211FE" w:rsidRDefault="009A50DA">
      <w:pPr>
        <w:pStyle w:val="a0"/>
        <w:spacing w:before="0" w:after="160"/>
        <w:rPr>
          <w:rFonts w:eastAsiaTheme="minorEastAsia" w:cs="Times New Roman"/>
          <w:color w:val="000000" w:themeColor="text1"/>
        </w:rPr>
      </w:pPr>
      <w:r>
        <w:rPr>
          <w:rStyle w:val="af7"/>
          <w:rFonts w:cs="Times New Roman"/>
          <w:color w:val="000000" w:themeColor="text1"/>
        </w:rPr>
        <w:t xml:space="preserve">LNP-encapsulated mRNA vaccines offer an optimal platform to deliver these non-canonical antigens. Extensively validated during the COVID-19 pandemic, </w:t>
      </w:r>
      <w:del w:id="20021" w:author="V17 revision" w:date="2026-08-24T17:23:58Z">
        <w:r>
          <w:rPr>
            <w:rStyle w:val="af7"/>
            <w:rFonts w:cs="Times New Roman"/>
            <w:color w:val="000000" w:themeColor="text1"/>
          </w:rPr>
          <w:delText xml:space="preserve">the mRNA-LNP infrastructure boasts unparalleled safety</w:delText>
        </w:r>
      </w:del>
      <w:ins w:id="20022" w:author="V17 revision" w:date="2026-08-24T17:23:58Z">
        <w:r>
          <w:rPr>
            <w:rStyle w:val="af7"/>
            <w:rFonts w:cs="Times New Roman"/>
            <w:color w:val="000000" w:themeColor="text1"/>
          </w:rPr>
          <w:t>the mRNA-LNP infrastructure has a well-characterized clinical safety profile</w:t>
        </w:r>
      </w:ins>
      <w:r w:rsidR="006C042E">
        <w:rPr>
          <w:rStyle w:val="af7"/>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C226S197K630I463&lt;/clusterId&gt;&lt;metadata&gt;&lt;citation&gt;&lt;id&gt;4689f93b-d1e2-47f6-b251-9cb2435be791&lt;/id&gt;&lt;/citation&gt;&lt;citation&gt;&lt;id&gt;bdf6e157-a75e-4ee7-8f21-58444d76c99f&lt;/id&gt;&lt;/citation&gt;&lt;citation&gt;&lt;id&gt;314dddc0-b23d-4d91-bfb6-afb4cffbb77f&lt;/id&gt;&lt;/citation&gt;&lt;citation&gt;&lt;id&gt;8db2e6a9-d054-402a-9e99-43f24e9bf5ad&lt;/id&gt;&lt;/citation&gt;&lt;/metadata&gt;&lt;data&gt;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&lt;/data&gt; \* MERGEFORMAT</w:instrText>
      </w:r>
      <w:r>
        <w:rPr>
          <w:rStyle w:val="af7"/>
          <w:rFonts w:cs="Times New Roman"/>
          <w:color w:val="000000" w:themeColor="text1"/>
        </w:rPr>
        <w:fldChar w:fldCharType="separate"/>
      </w:r>
      <w:r w:rsidR="0002522A">
        <w:rPr>
          <w:rStyle w:val="af7"/>
          <w:rFonts w:cs="Times New Roman"/>
          <w:noProof/>
          <w:color w:val="000000" w:themeColor="text1"/>
        </w:rPr>
        <w:t>(55–58)</w:t>
      </w:r>
      <w:r>
        <w:rPr>
          <w:rStyle w:val="af7"/>
          <w:rFonts w:cs="Times New Roman"/>
          <w:color w:val="000000" w:themeColor="text1"/>
        </w:rPr>
        <w:fldChar w:fldCharType="end"/>
      </w:r>
      <w:r w:rsidR="006C042E">
        <w:rPr>
          <w:rStyle w:val="af7"/>
          <w:rFonts w:cs="Times New Roman"/>
          <w:color w:val="000000" w:themeColor="text1"/>
        </w:rPr>
        <w:t>,</w:t>
      </w:r>
      <w:r>
        <w:rPr>
          <w:rStyle w:val="af7"/>
          <w:rFonts w:cs="Times New Roman"/>
          <w:color w:val="000000" w:themeColor="text1"/>
        </w:rPr>
        <w:t xml:space="preserve"> scalable manufacturing</w:t>
      </w:r>
      <w:r w:rsidR="001E69F5">
        <w:rPr>
          <w:rStyle w:val="af7"/>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Y343G587T001R606&lt;/clusterId&gt;&lt;metadata&gt;&lt;citation&gt;&lt;id&gt;13128c0c-d90f-48e0-b2a0-b2dbbaf16bf4&lt;/id&gt;&lt;/citation&gt;&lt;citation&gt;&lt;id&gt;1470fb7c-c710-4b2b-8d92-24597a046e18&lt;/id&gt;&lt;/citation&gt;&lt;citation&gt;&lt;id&gt;a21c87e1-8322-4ce3-b0e7-c5d883e60efc&lt;/id&gt;&lt;/citation&gt;&lt;citation&gt;&lt;id&gt;f4b55fd5-0ef3-44cf-b534-15ed16ec5c83&lt;/id&gt;&lt;/citation&gt;&lt;citation&gt;&lt;id&gt;db5743a0-25f4-4a6e-b5c4-d14282d74495&lt;/id&gt;&lt;/citation&gt;&lt;citation&gt;&lt;id&gt;e139b6a2-6a6b-4c3c-996b-64c565bfd59e&lt;/id&gt;&lt;/citation&gt;&lt;citation&gt;&lt;id&gt;ce47d57a-67c1-4c4d-a093-ec1d6c33d4e2&lt;/id&gt;&lt;/citation&gt;&lt;citation&gt;&lt;id&gt;d8f999de-7835-4cd6-af44-efd2fe6bb612&lt;/id&gt;&lt;/citation&gt;&lt;citation&gt;&lt;id&gt;175613c6-4ffb-45c6-b098-e578b6516fe9&lt;/id&gt;&lt;/citation&gt;&lt;citation&gt;&lt;id&gt;b1d8d88d-d200-402b-b1b6-c8163271ef14&lt;/id&gt;&lt;/citation&gt;&lt;/metadata&gt;&lt;data&gt;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&lt;/data&gt; \* MERGEFORMAT</w:instrText>
      </w:r>
      <w:r>
        <w:rPr>
          <w:rStyle w:val="af7"/>
          <w:rFonts w:cs="Times New Roman"/>
          <w:color w:val="000000" w:themeColor="text1"/>
        </w:rPr>
        <w:fldChar w:fldCharType="separate"/>
      </w:r>
      <w:r w:rsidR="0002522A">
        <w:rPr>
          <w:rStyle w:val="af7"/>
          <w:rFonts w:cs="Times New Roman"/>
          <w:noProof/>
          <w:color w:val="000000" w:themeColor="text1"/>
        </w:rPr>
        <w:t>(59–68)</w:t>
      </w:r>
      <w:r>
        <w:rPr>
          <w:rStyle w:val="af7"/>
          <w:rFonts w:cs="Times New Roman"/>
          <w:color w:val="000000" w:themeColor="text1"/>
        </w:rPr>
        <w:fldChar w:fldCharType="end"/>
      </w:r>
      <w:r w:rsidR="006C042E">
        <w:rPr>
          <w:rStyle w:val="af7"/>
          <w:rFonts w:cs="Times New Roman"/>
          <w:color w:val="000000" w:themeColor="text1"/>
        </w:rPr>
        <w:t xml:space="preserve">, </w:t>
      </w:r>
      <w:r>
        <w:rPr>
          <w:rStyle w:val="af7"/>
          <w:rFonts w:cs="Times New Roman"/>
          <w:color w:val="000000" w:themeColor="text1"/>
        </w:rPr>
        <w:t xml:space="preserve"> and potent dendritic cell activation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U975H843E331H419&lt;/clusterId&gt;&lt;metadata&gt;&lt;citation&gt;&lt;id&gt;9cf5f1b4-ca4d-4c20-8d7c-e5b91889e0b8&lt;/id&gt;&lt;/citation&gt;&lt;citation&gt;&lt;id&gt;f515e047-c014-4d88-8cda-814a172f6934&lt;/id&gt;&lt;/citation&gt;&lt;citation&gt;&lt;id&gt;ed5c5686-7a98-47e0-9c73-3f282c44db8c&lt;/id&gt;&lt;/citation&gt;&lt;citation&gt;&lt;id&gt;7e6ad837-5c3f-49e1-bbee-2f65d07d5f18&lt;/id&gt;&lt;/citation&gt;&lt;citation&gt;&lt;id&gt;da7d45f1-3852-4081-8a0a-2fc89a05149b&lt;/id&gt;&lt;/citation&gt;&lt;citation&gt;&lt;id&gt;16d2bcff-2f51-49e4-a693-fe77ee9aafcf&lt;/id&gt;&lt;/citation&gt;&lt;/metadata&gt;&lt;data&gt;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&lt;/data&gt; \* MERGEFORMAT</w:instrText>
      </w:r>
      <w:r>
        <w:rPr>
          <w:rStyle w:val="af7"/>
          <w:rFonts w:cs="Times New Roman"/>
          <w:color w:val="000000" w:themeColor="text1"/>
        </w:rPr>
        <w:fldChar w:fldCharType="separate"/>
      </w:r>
      <w:r w:rsidR="0002522A">
        <w:rPr>
          <w:rStyle w:val="af7"/>
          <w:rFonts w:cs="Times New Roman"/>
          <w:noProof/>
          <w:color w:val="000000" w:themeColor="text1"/>
        </w:rPr>
        <w:t>(69–74)</w:t>
      </w:r>
      <w:r>
        <w:rPr>
          <w:rStyle w:val="af7"/>
          <w:rFonts w:cs="Times New Roman"/>
          <w:color w:val="000000" w:themeColor="text1"/>
        </w:rPr>
        <w:fldChar w:fldCharType="end"/>
      </w:r>
      <w:r w:rsidRPr="00913562">
        <w:rPr>
          <w:rStyle w:val="af7"/>
          <w:rFonts w:cs="Times New Roman"/>
          <w:color w:val="000000" w:themeColor="text1"/>
        </w:rPr>
        <w:t xml:space="preserve">. In immuno-oncology, mRNA vaccines have successfully mobilized antigen-specific CD8+ responses against </w:t>
      </w:r>
      <w:commentRangeStart w:id="17"/>
      <w:commentRangeStart w:id="18"/>
      <w:commentRangeStart w:id="19"/>
      <w:r w:rsidRPr="00913562">
        <w:rPr>
          <w:rStyle w:val="af7"/>
          <w:rFonts w:cs="Times New Roman"/>
          <w:color w:val="000000" w:themeColor="text1"/>
        </w:rPr>
        <w:t xml:space="preserve">PDAC </w:t>
      </w:r>
      <w:r>
        <w:rPr>
          <w:rStyle w:val="af7"/>
          <w:rFonts w:cs="Times New Roman"/>
          <w:color w:val="000000" w:themeColor="text1"/>
        </w:rPr>
        <w:fldChar w:fldCharType="begin" w:fldLock="1"/>
      </w:r>
      <w:r>
        <w:rPr>
          <w:rStyle w:val="af7"/>
          <w:rFonts w:cs="Times New Roman"/>
          <w:color w:val="000000" w:themeColor="text1"/>
        </w:rPr>
        <w:instrText>ADDIN paperpile_citation &lt;clusterId&gt;H157U417J897O518&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sidRPr="00913562">
        <w:rPr>
          <w:rStyle w:val="af7"/>
          <w:rFonts w:cs="Times New Roman"/>
          <w:color w:val="000000" w:themeColor="text1"/>
        </w:rPr>
        <w:t xml:space="preserve">. </w:t>
      </w:r>
      <w:commentRangeEnd w:id="17"/>
      <w:r w:rsidRPr="00913562">
        <w:rPr>
          <w:rStyle w:val="af8"/>
          <w:rFonts w:cs="Times New Roman"/>
          <w:color w:val="000000" w:themeColor="text1"/>
          <w:sz w:val="22"/>
          <w:szCs w:val="24"/>
        </w:rPr>
        <w:commentReference w:id="17"/>
      </w:r>
      <w:commentRangeEnd w:id="18"/>
      <w:r w:rsidRPr="00913562">
        <w:rPr>
          <w:rStyle w:val="af8"/>
          <w:rFonts w:cs="Times New Roman"/>
          <w:color w:val="000000" w:themeColor="text1"/>
          <w:sz w:val="22"/>
          <w:szCs w:val="24"/>
        </w:rPr>
        <w:commentReference w:id="18"/>
      </w:r>
      <w:commentRangeEnd w:id="19"/>
      <w:r w:rsidRPr="00913562">
        <w:rPr>
          <w:rStyle w:val="af8"/>
          <w:rFonts w:cs="Times New Roman"/>
          <w:color w:val="000000" w:themeColor="text1"/>
          <w:sz w:val="22"/>
          <w:szCs w:val="24"/>
        </w:rPr>
        <w:commentReference w:id="19"/>
      </w:r>
      <w:r w:rsidRPr="00913562">
        <w:rPr>
          <w:rStyle w:val="af7"/>
          <w:rFonts w:cs="Times New Roman"/>
          <w:color w:val="000000" w:themeColor="text1"/>
        </w:rPr>
        <w:t>Utilizing an SM-102 ionizable lipid core strategy, our study transitions AS-derived minigenes into clinically compatible vaccine particles.</w:t>
      </w:r>
      <w:r>
        <w:rPr>
          <w:rStyle w:val="af7"/>
          <w:rFonts w:cs="Times New Roman"/>
          <w:color w:val="000000" w:themeColor="text1"/>
        </w:rPr>
        <w:t xml:space="preserve"> </w:t>
      </w:r>
      <w:r w:rsidRPr="00913562">
        <w:rPr>
          <w:rFonts w:eastAsiaTheme="minorEastAsia" w:cs="Times New Roman"/>
          <w:color w:val="000000" w:themeColor="text1"/>
        </w:rPr>
        <w:t xml:space="preserve">Here, we employed PacBio Iso-Seq to directly characterize full-length PDAC transcriptomes. Building upon recent discoveries of cryptic </w:t>
      </w:r>
      <w:r>
        <w:rPr>
          <w:rFonts w:eastAsiaTheme="minorEastAsia" w:cs="Times New Roman"/>
          <w:color w:val="000000" w:themeColor="text1"/>
        </w:rPr>
        <w:fldChar w:fldCharType="begin" w:fldLock="1"/>
      </w:r>
      <w:r>
        <w:rPr>
          <w:rFonts w:eastAsiaTheme="minorEastAsia" w:cs="Times New Roman"/>
          <w:color w:val="000000" w:themeColor="text1"/>
        </w:rPr>
        <w:instrText>ADDIN paperpile_citation &lt;clusterId&gt;A887H845D335B939&lt;/clusterId&gt;&lt;metadata&gt;&lt;citation&gt;&lt;id&gt;bbc11bdd-0f9a-49e8-81ea-42acc44b3a73&lt;/id&gt;&lt;/citation&gt;&lt;/metadata&gt;&lt;data&gt;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&lt;/data&gt; \* MERGEFORMAT</w:instrText>
      </w:r>
      <w:r>
        <w:rPr>
          <w:rFonts w:eastAsiaTheme="minorEastAsia" w:cs="Times New Roman"/>
          <w:color w:val="000000" w:themeColor="text1"/>
        </w:rPr>
        <w:fldChar w:fldCharType="separate"/>
      </w:r>
      <w:r w:rsidR="0002522A">
        <w:rPr>
          <w:rFonts w:eastAsiaTheme="minorEastAsia" w:cs="Times New Roman"/>
          <w:noProof/>
          <w:color w:val="000000" w:themeColor="text1"/>
        </w:rPr>
        <w:t>(75)</w:t>
      </w:r>
      <w:r>
        <w:rPr>
          <w:rFonts w:eastAsiaTheme="minorEastAsia" w:cs="Times New Roman"/>
          <w:color w:val="000000" w:themeColor="text1"/>
        </w:rPr>
        <w:fldChar w:fldCharType="end"/>
      </w:r>
      <w:r w:rsidRPr="00913562">
        <w:rPr>
          <w:rFonts w:eastAsiaTheme="minorEastAsia" w:cs="Times New Roman"/>
          <w:color w:val="000000" w:themeColor="text1"/>
        </w:rPr>
        <w:t xml:space="preserve"> and splicing-derived neoantigens </w:t>
      </w:r>
      <w:r>
        <w:rPr>
          <w:rFonts w:eastAsiaTheme="minorEastAsia" w:cs="Times New Roman"/>
          <w:color w:val="000000" w:themeColor="text1"/>
        </w:rPr>
        <w:fldChar w:fldCharType="begin" w:fldLock="1"/>
      </w:r>
      <w:r>
        <w:rPr>
          <w:rFonts w:eastAsiaTheme="minorEastAsia" w:cs="Times New Roman"/>
          <w:color w:val="000000" w:themeColor="text1"/>
        </w:rPr>
        <w:instrText>ADDIN paperpile_citation &lt;clusterId&gt;S824G872V362Z965&lt;/clusterId&gt;&lt;metadata&gt;&lt;citation&gt;&lt;id&gt;94a0086f-1a46-4b99-9fdf-b2be49c3b1cf&lt;/id&gt;&lt;/citation&gt;&lt;/metadata&gt;&lt;data&gt;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&lt;/data&gt; \* MERGEFORMAT</w:instrText>
      </w:r>
      <w:r>
        <w:rPr>
          <w:rFonts w:eastAsiaTheme="minorEastAsia" w:cs="Times New Roman"/>
          <w:color w:val="000000" w:themeColor="text1"/>
        </w:rPr>
        <w:fldChar w:fldCharType="separate"/>
      </w:r>
      <w:r w:rsidR="0002522A">
        <w:rPr>
          <w:rFonts w:eastAsiaTheme="minorEastAsia" w:cs="Times New Roman"/>
          <w:noProof/>
          <w:color w:val="000000" w:themeColor="text1"/>
        </w:rPr>
        <w:t>(76)</w:t>
      </w:r>
      <w:r>
        <w:rPr>
          <w:rFonts w:eastAsiaTheme="minorEastAsia" w:cs="Times New Roman"/>
          <w:color w:val="000000" w:themeColor="text1"/>
        </w:rPr>
        <w:fldChar w:fldCharType="end"/>
      </w:r>
      <w:r w:rsidRPr="00913562">
        <w:rPr>
          <w:rFonts w:eastAsiaTheme="minorEastAsia" w:cs="Times New Roman"/>
          <w:color w:val="000000" w:themeColor="text1"/>
        </w:rPr>
        <w:t xml:space="preserve"> in pancreatic cancer, our study integrates PacBio long-read transcriptomics with LC-MS/MS </w:t>
      </w:r>
      <w:proofErr w:type="spellStart"/>
      <w:r>
        <w:rPr>
          <w:rFonts w:eastAsiaTheme="minorEastAsia" w:cs="Times New Roman"/>
          <w:color w:val="000000" w:themeColor="text1"/>
        </w:rPr>
        <w:t>immunopeptidomics</w:t>
      </w:r>
      <w:proofErr w:type="spellEnd"/>
      <w:r w:rsidRPr="00913562">
        <w:rPr>
          <w:rFonts w:eastAsiaTheme="minorEastAsia" w:cs="Times New Roman"/>
          <w:color w:val="000000" w:themeColor="text1"/>
        </w:rPr>
        <w:t xml:space="preserve"> to </w:t>
      </w:r>
      <w:del w:id="20019" w:author="V17 revision" w:date="2026-08-24T17:23:58Z">
        <w:r w:rsidRPr="00913562">
          <w:rPr>
            <w:rFonts w:eastAsiaTheme="minorEastAsia" w:cs="Times New Roman"/>
            <w:color w:val="000000" w:themeColor="text1"/>
          </w:rPr>
          <w:delText xml:space="preserve">systematically discover and </w:delText>
        </w:r>
        <w:r>
          <w:rPr>
            <w:rFonts w:eastAsiaTheme="minorEastAsia" w:cs="Times New Roman"/>
            <w:color w:val="000000" w:themeColor="text1"/>
          </w:rPr>
          <w:delText>experimental</w:delText>
        </w:r>
        <w:r w:rsidRPr="00913562">
          <w:rPr>
            <w:rFonts w:eastAsiaTheme="minorEastAsia" w:cs="Times New Roman"/>
            <w:color w:val="000000" w:themeColor="text1"/>
          </w:rPr>
          <w:delText xml:space="preserve"> validate</w:delText>
        </w:r>
      </w:del>
      <w:ins w:id="20020" w:author="V17 revision" w:date="2026-08-24T17:23:58Z">
        <w:r>
          <w:rPr>
            <w:rFonts w:eastAsiaTheme="minorEastAsia" w:cs="Times New Roman"/>
            <w:color w:val="000000" w:themeColor="text1"/>
          </w:rPr>
          <w:t>systematically discover and experimentally validate</w:t>
        </w:r>
      </w:ins>
      <w:r w:rsidRPr="00913562">
        <w:rPr>
          <w:rFonts w:eastAsiaTheme="minorEastAsia" w:cs="Times New Roman"/>
          <w:color w:val="000000" w:themeColor="text1"/>
        </w:rPr>
        <w:t xml:space="preserve"> full-length, non-canonical neoepitopes. </w:t>
      </w:r>
      <w:r>
        <w:rPr>
          <w:rFonts w:eastAsiaTheme="minorEastAsia" w:cs="Times New Roman"/>
          <w:color w:val="000000" w:themeColor="text1"/>
        </w:rPr>
        <w:t>Based</w:t>
      </w:r>
      <w:r w:rsidRPr="00913562">
        <w:rPr>
          <w:rFonts w:eastAsiaTheme="minorEastAsia" w:cs="Times New Roman"/>
          <w:color w:val="000000" w:themeColor="text1"/>
        </w:rPr>
        <w:t xml:space="preserve"> </w:t>
      </w:r>
      <w:r w:rsidRPr="00913562">
        <w:rPr>
          <w:rFonts w:eastAsiaTheme="minorEastAsia" w:cs="Times New Roman"/>
          <w:color w:val="000000" w:themeColor="text1"/>
        </w:rPr>
        <w:lastRenderedPageBreak/>
        <w:t>on this highly confident antigen pool, we engineered a multiplexed mRNA-LNP vaccine that successfully mobilizes robust antigen-specific CD8+ T</w:t>
      </w:r>
      <w:r>
        <w:rPr>
          <w:rFonts w:eastAsiaTheme="minorEastAsia" w:cs="Times New Roman"/>
          <w:color w:val="000000" w:themeColor="text1"/>
        </w:rPr>
        <w:t>-</w:t>
      </w:r>
      <w:r w:rsidRPr="00913562">
        <w:rPr>
          <w:rFonts w:eastAsiaTheme="minorEastAsia" w:cs="Times New Roman"/>
          <w:color w:val="000000" w:themeColor="text1"/>
        </w:rPr>
        <w:t xml:space="preserve">cell responses and suppresses tumor growth </w:t>
      </w:r>
      <w:r w:rsidRPr="00913562">
        <w:rPr>
          <w:rFonts w:eastAsiaTheme="minorEastAsia" w:cs="Times New Roman"/>
          <w:i/>
          <w:color w:val="000000" w:themeColor="text1"/>
        </w:rPr>
        <w:t xml:space="preserve">in </w:t>
      </w:r>
      <w:r w:rsidRPr="00913562">
        <w:rPr>
          <w:rFonts w:eastAsiaTheme="minorEastAsia" w:cs="Times New Roman"/>
          <w:i/>
          <w:iCs/>
          <w:color w:val="000000" w:themeColor="text1"/>
        </w:rPr>
        <w:t>vivo</w:t>
      </w:r>
      <w:r w:rsidRPr="00913562">
        <w:rPr>
          <w:rFonts w:eastAsiaTheme="minorEastAsia" w:cs="Times New Roman"/>
          <w:color w:val="000000" w:themeColor="text1"/>
        </w:rPr>
        <w:t>.</w:t>
      </w:r>
      <w:commentRangeStart w:id="20"/>
      <w:commentRangeStart w:id="21"/>
      <w:commentRangeStart w:id="22"/>
      <w:r w:rsidRPr="00913562">
        <w:rPr>
          <w:rFonts w:eastAsiaTheme="minorEastAsia" w:cs="Times New Roman"/>
          <w:color w:val="000000" w:themeColor="text1"/>
        </w:rPr>
        <w:t xml:space="preserve"> </w:t>
      </w:r>
      <w:commentRangeEnd w:id="20"/>
      <w:r w:rsidRPr="00A211FE">
        <w:rPr>
          <w:rStyle w:val="af8"/>
          <w:rFonts w:eastAsiaTheme="minorEastAsia" w:cs="Times New Roman"/>
          <w:color w:val="000000" w:themeColor="text1"/>
          <w:sz w:val="22"/>
          <w:szCs w:val="24"/>
        </w:rPr>
        <w:commentReference w:id="20"/>
      </w:r>
      <w:commentRangeEnd w:id="21"/>
      <w:r w:rsidRPr="00A211FE">
        <w:rPr>
          <w:rStyle w:val="af8"/>
          <w:rFonts w:eastAsiaTheme="minorEastAsia" w:cs="Times New Roman"/>
          <w:color w:val="000000" w:themeColor="text1"/>
          <w:sz w:val="22"/>
          <w:szCs w:val="24"/>
        </w:rPr>
        <w:commentReference w:id="21"/>
      </w:r>
      <w:commentRangeEnd w:id="22"/>
      <w:r w:rsidRPr="00A211FE">
        <w:rPr>
          <w:rStyle w:val="af8"/>
          <w:rFonts w:eastAsiaTheme="minorEastAsia" w:cs="Times New Roman"/>
          <w:color w:val="000000" w:themeColor="text1"/>
          <w:sz w:val="22"/>
          <w:szCs w:val="24"/>
        </w:rPr>
        <w:commentReference w:id="22"/>
      </w:r>
    </w:p>
    <w:p w14:paraId="0F4DF7E2" w14:textId="77777777" w:rsidR="00E911B6" w:rsidRPr="00913562" w:rsidRDefault="00E911B6" w:rsidP="00913562">
      <w:pPr>
        <w:pStyle w:val="a0"/>
        <w:spacing w:before="0" w:after="160"/>
        <w:rPr>
          <w:rFonts w:eastAsiaTheme="minorEastAsia" w:cs="Times New Roman"/>
          <w:color w:val="000000" w:themeColor="text1"/>
        </w:rPr>
      </w:pPr>
    </w:p>
    <w:p w14:paraId="6225BD41"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23" w:name="results"/>
      <w:r w:rsidRPr="00913562">
        <w:rPr>
          <w:rFonts w:ascii="Times New Roman" w:hAnsi="Times New Roman" w:cs="Times New Roman"/>
          <w:bCs/>
          <w:color w:val="000000" w:themeColor="text1"/>
          <w:sz w:val="32"/>
          <w:szCs w:val="32"/>
        </w:rPr>
        <w:t>Results</w:t>
      </w:r>
    </w:p>
    <w:p w14:paraId="6225BD42" w14:textId="050A616D" w:rsidR="00E60283" w:rsidRPr="00913562" w:rsidRDefault="005F39AA" w:rsidP="00913562">
      <w:pPr>
        <w:pStyle w:val="2"/>
        <w:spacing w:before="4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Long-read sequencing constructs a robust master transcriptome for PDAC</w:t>
      </w:r>
    </w:p>
    <w:p w14:paraId="6225BD43" w14:textId="256233A4" w:rsidR="00E60283" w:rsidRPr="00913562" w:rsidRDefault="00872901" w:rsidP="00913562">
      <w:pPr>
        <w:pStyle w:val="FirstParagraph"/>
        <w:spacing w:before="0" w:after="160"/>
        <w:rPr>
          <w:rFonts w:eastAsiaTheme="minorEastAsia" w:cs="Times New Roman"/>
          <w:color w:val="000000" w:themeColor="text1"/>
        </w:rPr>
      </w:pPr>
      <w:r w:rsidRPr="00913562">
        <w:rPr>
          <w:rStyle w:val="af7"/>
          <w:rFonts w:cs="Times New Roman"/>
          <w:color w:val="000000" w:themeColor="text1"/>
        </w:rPr>
        <w:t>To comprehensively characterize the PDAC transcriptome landscape with single-molecule resolution, we performed Pacific Biosciences (PacBio) Iso-Seq long-read RNA sequencing on five in-house PDAC cell lines (AsPC-1, KLM-1, MIA PaCa-2, PK-8, and S2-VP10) and supplemented this with PANC-1 Iso-Seq data provided by ENCODE DCC. We then integrated these long-read datasets with complementary short-read RNA-seq to generate a high-confidence master transcriptome (</w:t>
      </w:r>
      <w:r w:rsidRPr="00913562">
        <w:rPr>
          <w:rStyle w:val="af7"/>
          <w:rFonts w:cs="Times New Roman"/>
          <w:b/>
          <w:bCs/>
          <w:color w:val="000000" w:themeColor="text1"/>
        </w:rPr>
        <w:t>Figure 1a</w:t>
      </w:r>
      <w:r w:rsidRPr="00913562">
        <w:rPr>
          <w:rStyle w:val="af7"/>
          <w:rFonts w:cs="Times New Roman"/>
          <w:color w:val="000000" w:themeColor="text1"/>
        </w:rPr>
        <w:t>)</w:t>
      </w:r>
      <w:commentRangeStart w:id="24"/>
      <w:commentRangeStart w:id="25"/>
      <w:commentRangeStart w:id="26"/>
      <w:r w:rsidRPr="00913562">
        <w:rPr>
          <w:rStyle w:val="af7"/>
          <w:rFonts w:cs="Times New Roman"/>
          <w:color w:val="000000" w:themeColor="text1"/>
        </w:rPr>
        <w:t xml:space="preserve">. </w:t>
      </w:r>
      <w:commentRangeEnd w:id="24"/>
      <w:r w:rsidRPr="00913562">
        <w:rPr>
          <w:rStyle w:val="af8"/>
          <w:rFonts w:cs="Times New Roman"/>
          <w:color w:val="000000" w:themeColor="text1"/>
          <w:sz w:val="22"/>
          <w:szCs w:val="24"/>
        </w:rPr>
        <w:commentReference w:id="24"/>
      </w:r>
      <w:commentRangeEnd w:id="25"/>
      <w:r w:rsidRPr="00913562">
        <w:rPr>
          <w:rStyle w:val="af8"/>
          <w:rFonts w:cs="Times New Roman"/>
          <w:color w:val="000000" w:themeColor="text1"/>
          <w:sz w:val="22"/>
          <w:szCs w:val="24"/>
        </w:rPr>
        <w:commentReference w:id="25"/>
      </w:r>
      <w:commentRangeEnd w:id="26"/>
      <w:r w:rsidRPr="00913562">
        <w:rPr>
          <w:rStyle w:val="af8"/>
          <w:rFonts w:cs="Times New Roman"/>
          <w:color w:val="000000" w:themeColor="text1"/>
          <w:sz w:val="22"/>
          <w:szCs w:val="24"/>
        </w:rPr>
        <w:commentReference w:id="26"/>
      </w:r>
      <w:r w:rsidRPr="00913562">
        <w:rPr>
          <w:rStyle w:val="af7"/>
          <w:rFonts w:cs="Times New Roman"/>
          <w:color w:val="000000" w:themeColor="text1"/>
        </w:rPr>
        <w:t>Following circular consensus sequencing (CCS,</w:t>
      </w:r>
      <w:r>
        <w:rPr>
          <w:rStyle w:val="af7"/>
          <w:rFonts w:cs="Times New Roman"/>
          <w:color w:val="000000" w:themeColor="text1"/>
        </w:rPr>
        <w:t xml:space="preserve"> </w:t>
      </w:r>
      <w:r w:rsidRPr="00913562">
        <w:rPr>
          <w:rStyle w:val="af7"/>
          <w:rFonts w:cs="Times New Roman"/>
          <w:color w:val="000000" w:themeColor="text1"/>
        </w:rPr>
        <w:t>&gt;</w:t>
      </w:r>
      <w:r>
        <w:rPr>
          <w:rStyle w:val="af7"/>
          <w:rFonts w:cs="Times New Roman"/>
          <w:color w:val="000000" w:themeColor="text1"/>
        </w:rPr>
        <w:t xml:space="preserve"> </w:t>
      </w:r>
      <w:r w:rsidRPr="00913562">
        <w:rPr>
          <w:rStyle w:val="af7"/>
          <w:rFonts w:cs="Times New Roman"/>
          <w:color w:val="000000" w:themeColor="text1"/>
        </w:rPr>
        <w:t xml:space="preserve">99% per-base accuracy), full-length non-chimeric (FLNC) reads were processed through the Iso-Seq3 pipeline, aligned to the human reference genome (GRCh38) using Minimap2 </w:t>
      </w:r>
      <w:r>
        <w:rPr>
          <w:rStyle w:val="af7"/>
          <w:rFonts w:cs="Times New Roman"/>
          <w:color w:val="000000" w:themeColor="text1"/>
        </w:rPr>
        <w:fldChar w:fldCharType="begin" w:fldLock="1"/>
      </w:r>
      <w:r>
        <w:rPr>
          <w:rStyle w:val="af7"/>
          <w:rFonts w:cs="Times New Roman"/>
          <w:color w:val="000000" w:themeColor="text1"/>
        </w:rPr>
        <w:instrText>ADDIN paperpile_citation &lt;clusterId&gt;D992R388N649K363&lt;/clusterId&gt;&lt;metadata&gt;&lt;citation&gt;&lt;id&gt;a09b5c1c-ad66-4d66-8d5b-30f78798383c&lt;/id&gt;&lt;/citation&gt;&lt;/metadata&gt;&lt;data&gt;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&lt;/data&gt; \* MERGEFORMAT</w:instrText>
      </w:r>
      <w:r>
        <w:rPr>
          <w:rStyle w:val="af7"/>
          <w:rFonts w:cs="Times New Roman"/>
          <w:color w:val="000000" w:themeColor="text1"/>
        </w:rPr>
        <w:fldChar w:fldCharType="separate"/>
      </w:r>
      <w:r w:rsidR="0002522A">
        <w:rPr>
          <w:rStyle w:val="af7"/>
          <w:rFonts w:cs="Times New Roman"/>
          <w:noProof/>
          <w:color w:val="000000" w:themeColor="text1"/>
        </w:rPr>
        <w:t>(77)</w:t>
      </w:r>
      <w:r>
        <w:rPr>
          <w:rStyle w:val="af7"/>
          <w:rFonts w:cs="Times New Roman"/>
          <w:color w:val="000000" w:themeColor="text1"/>
        </w:rPr>
        <w:fldChar w:fldCharType="end"/>
      </w:r>
      <w:r w:rsidRPr="00913562">
        <w:rPr>
          <w:rStyle w:val="af7"/>
          <w:rFonts w:cs="Times New Roman"/>
          <w:color w:val="000000" w:themeColor="text1"/>
        </w:rPr>
        <w:t xml:space="preserve">, and collapsed using </w:t>
      </w:r>
      <w:proofErr w:type="spellStart"/>
      <w:r w:rsidRPr="00913562">
        <w:rPr>
          <w:rStyle w:val="af7"/>
          <w:rFonts w:cs="Times New Roman"/>
          <w:color w:val="000000" w:themeColor="text1"/>
        </w:rPr>
        <w:t>cDNA_Cupcake</w:t>
      </w:r>
      <w:proofErr w:type="spellEnd"/>
      <w:r w:rsidRPr="00913562">
        <w:rPr>
          <w:rStyle w:val="af7"/>
          <w:rFonts w:cs="Times New Roman"/>
          <w:color w:val="000000" w:themeColor="text1"/>
        </w:rPr>
        <w:t xml:space="preserve"> (95% identity threshold).</w:t>
      </w:r>
      <w:r>
        <w:rPr>
          <w:rFonts w:eastAsiaTheme="minorEastAsia" w:cs="Times New Roman" w:hint="eastAsia"/>
          <w:color w:val="000000" w:themeColor="text1"/>
        </w:rPr>
        <w:t xml:space="preserve"> </w:t>
      </w:r>
    </w:p>
    <w:p w14:paraId="6225BD45" w14:textId="66FBBFB9" w:rsidR="00E60283" w:rsidRPr="00913562" w:rsidRDefault="009A50DA" w:rsidP="00913562">
      <w:pPr>
        <w:pStyle w:val="a0"/>
        <w:spacing w:before="0" w:after="160"/>
        <w:rPr>
          <w:rStyle w:val="af7"/>
          <w:rFonts w:cs="Times New Roman"/>
          <w:color w:val="000000" w:themeColor="text1"/>
        </w:rPr>
      </w:pPr>
      <w:r w:rsidRPr="00913562">
        <w:rPr>
          <w:rStyle w:val="af7"/>
          <w:rFonts w:cs="Times New Roman"/>
          <w:color w:val="000000" w:themeColor="text1"/>
        </w:rPr>
        <w:t>Benchmarking Universal Single-Copy Orthologs (BUSCO) analysis</w:t>
      </w:r>
      <w:r>
        <w:rPr>
          <w:rFonts w:eastAsiaTheme="minorEastAsia" w:cs="Times New Roman" w:hint="eastAsia"/>
          <w:i/>
          <w:iCs/>
          <w:sz w:val="26"/>
          <w:szCs w:val="26"/>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B935P385E675J396&lt;/clusterId&gt;&lt;metadata&gt;&lt;citation&gt;&lt;id&gt;14328897-216f-4cff-b247-ee4920d87a33&lt;/id&gt;&lt;/citation&gt;&lt;/metadata&gt;&lt;data&gt;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&lt;/data&gt; \* MERGEFORMAT</w:instrText>
      </w:r>
      <w:r>
        <w:rPr>
          <w:rStyle w:val="af7"/>
          <w:rFonts w:cs="Times New Roman"/>
          <w:color w:val="000000" w:themeColor="text1"/>
        </w:rPr>
        <w:fldChar w:fldCharType="separate"/>
      </w:r>
      <w:r w:rsidR="0002522A">
        <w:rPr>
          <w:rStyle w:val="af7"/>
          <w:rFonts w:cs="Times New Roman"/>
          <w:noProof/>
          <w:color w:val="000000" w:themeColor="text1"/>
        </w:rPr>
        <w:t>(78)</w:t>
      </w:r>
      <w:r>
        <w:rPr>
          <w:rStyle w:val="af7"/>
          <w:rFonts w:cs="Times New Roman"/>
          <w:color w:val="000000" w:themeColor="text1"/>
        </w:rPr>
        <w:fldChar w:fldCharType="end"/>
      </w:r>
      <w:r w:rsidRPr="00913562">
        <w:rPr>
          <w:rStyle w:val="af7"/>
          <w:rFonts w:cs="Times New Roman"/>
          <w:color w:val="000000" w:themeColor="text1"/>
        </w:rPr>
        <w:t xml:space="preserve"> confirmed the completeness and quality of the master transcriptome (</w:t>
      </w:r>
      <w:r w:rsidRPr="00913562">
        <w:rPr>
          <w:rStyle w:val="af7"/>
          <w:rFonts w:cs="Times New Roman"/>
          <w:b/>
          <w:color w:val="000000" w:themeColor="text1"/>
        </w:rPr>
        <w:t>Figure 1b</w:t>
      </w:r>
      <w:r w:rsidRPr="00913562">
        <w:rPr>
          <w:rStyle w:val="af7"/>
          <w:rFonts w:cs="Times New Roman"/>
          <w:color w:val="000000" w:themeColor="text1"/>
        </w:rPr>
        <w:t xml:space="preserve">). Under the minimum detection </w:t>
      </w:r>
      <w:commentRangeStart w:id="27"/>
      <w:commentRangeStart w:id="28"/>
      <w:commentRangeStart w:id="29"/>
      <w:r w:rsidRPr="00913562">
        <w:rPr>
          <w:rStyle w:val="af7"/>
          <w:rFonts w:cs="Times New Roman"/>
          <w:color w:val="000000" w:themeColor="text1"/>
        </w:rPr>
        <w:t>threshold</w:t>
      </w:r>
      <w:commentRangeEnd w:id="27"/>
      <w:r>
        <w:rPr>
          <w:rStyle w:val="af8"/>
          <w:rFonts w:eastAsiaTheme="minorEastAsia" w:cs="Times New Roman" w:hint="eastAsia"/>
          <w:color w:val="000000" w:themeColor="text1"/>
          <w:sz w:val="22"/>
          <w:szCs w:val="24"/>
        </w:rPr>
        <w:commentReference w:id="27"/>
      </w:r>
      <w:commentRangeEnd w:id="28"/>
      <w:r>
        <w:rPr>
          <w:rStyle w:val="af8"/>
          <w:rFonts w:eastAsiaTheme="minorEastAsia" w:cs="Times New Roman" w:hint="eastAsia"/>
          <w:color w:val="000000" w:themeColor="text1"/>
          <w:sz w:val="22"/>
          <w:szCs w:val="24"/>
        </w:rPr>
        <w:commentReference w:id="28"/>
      </w:r>
      <w:commentRangeEnd w:id="29"/>
      <w:r>
        <w:rPr>
          <w:rStyle w:val="af8"/>
          <w:rFonts w:eastAsiaTheme="minorEastAsia" w:cs="Times New Roman" w:hint="eastAsia"/>
          <w:color w:val="000000" w:themeColor="text1"/>
          <w:sz w:val="22"/>
          <w:szCs w:val="24"/>
        </w:rPr>
        <w:commentReference w:id="29"/>
      </w:r>
      <w:r>
        <w:rPr>
          <w:rStyle w:val="af7"/>
          <w:rFonts w:eastAsiaTheme="minorEastAsia" w:cs="Times New Roman" w:hint="eastAsia"/>
          <w:color w:val="000000" w:themeColor="text1"/>
        </w:rPr>
        <w:t xml:space="preserve"> </w:t>
      </w:r>
      <w:r w:rsidRPr="00913562">
        <w:rPr>
          <w:rStyle w:val="af7"/>
          <w:rFonts w:cs="Times New Roman"/>
          <w:color w:val="000000" w:themeColor="text1"/>
        </w:rPr>
        <w:t>(</w:t>
      </w:r>
      <w:r w:rsidRPr="00913562">
        <w:rPr>
          <w:rStyle w:val="af7"/>
          <w:rFonts w:cs="Times New Roman" w:hint="eastAsia"/>
          <w:color w:val="000000" w:themeColor="text1"/>
        </w:rPr>
        <w:t>≥</w:t>
      </w:r>
      <w:r w:rsidRPr="00913562">
        <w:rPr>
          <w:rStyle w:val="af7"/>
          <w:rFonts w:cs="Times New Roman"/>
          <w:color w:val="000000" w:themeColor="text1"/>
        </w:rPr>
        <w:t xml:space="preserve"> 1 cell line), BUSCO completeness reached 53.0% (Complete: 45.2% single-copy + 7.8% duplicated; Fragmented: 12.3%; Missing: 34.7%). This is consistent with published BUSCO scores from cancer cell line long-read transcriptomes (typically 45</w:t>
      </w:r>
      <w:r>
        <w:rPr>
          <w:rStyle w:val="af7"/>
          <w:rFonts w:cs="Times New Roman"/>
          <w:noProof/>
          <w:color w:val="000000" w:themeColor="text1"/>
        </w:rPr>
        <w:t>–</w:t>
      </w:r>
      <w:r w:rsidRPr="00913562">
        <w:rPr>
          <w:rStyle w:val="af7"/>
          <w:rFonts w:cs="Times New Roman"/>
          <w:color w:val="000000" w:themeColor="text1"/>
        </w:rPr>
        <w:t>65% for tumor-derived lines), reflecting the transcriptional narrowing of cancer lines relative to the full germline orthologue set. Cross-cohort validation across six independent PDAC datasets confirmed widespread detection of novel isoforms, with detection rates of 40</w:t>
      </w:r>
      <w:r>
        <w:rPr>
          <w:rStyle w:val="af7"/>
          <w:rFonts w:cs="Times New Roman"/>
          <w:color w:val="000000" w:themeColor="text1"/>
        </w:rPr>
        <w:t xml:space="preserve"> </w:t>
      </w:r>
      <w:r>
        <w:rPr>
          <w:rFonts w:cs="Times New Roman"/>
          <w:color w:val="000000" w:themeColor="text1"/>
        </w:rPr>
        <w:t xml:space="preserve">~ </w:t>
      </w:r>
      <w:r w:rsidRPr="00913562">
        <w:rPr>
          <w:rStyle w:val="af7"/>
          <w:rFonts w:cs="Times New Roman"/>
          <w:color w:val="000000" w:themeColor="text1"/>
        </w:rPr>
        <w:t xml:space="preserve">80% for </w:t>
      </w:r>
      <w:r>
        <w:rPr>
          <w:rStyle w:val="af7"/>
          <w:rFonts w:cs="Times New Roman"/>
          <w:color w:val="000000" w:themeColor="text1"/>
        </w:rPr>
        <w:t>Incomplete Splice Match</w:t>
      </w:r>
      <w:r w:rsidRPr="00913562">
        <w:rPr>
          <w:rStyle w:val="af7"/>
          <w:rFonts w:cs="Times New Roman"/>
          <w:color w:val="000000" w:themeColor="text1"/>
        </w:rPr>
        <w:t xml:space="preserve"> and </w:t>
      </w:r>
      <w:r>
        <w:rPr>
          <w:rStyle w:val="af7"/>
          <w:rFonts w:cs="Times New Roman"/>
          <w:color w:val="000000" w:themeColor="text1"/>
        </w:rPr>
        <w:t xml:space="preserve">Novel in Catalog </w:t>
      </w:r>
      <w:r w:rsidRPr="00913562">
        <w:rPr>
          <w:rStyle w:val="af7"/>
          <w:rFonts w:cs="Times New Roman"/>
          <w:color w:val="000000" w:themeColor="text1"/>
        </w:rPr>
        <w:t>categories across all cohorts (</w:t>
      </w:r>
      <w:commentRangeStart w:id="30"/>
      <w:commentRangeStart w:id="31"/>
      <w:commentRangeStart w:id="32"/>
      <w:r w:rsidRPr="00913562">
        <w:rPr>
          <w:rStyle w:val="af7"/>
          <w:rFonts w:cs="Times New Roman"/>
          <w:b/>
          <w:color w:val="000000" w:themeColor="text1"/>
        </w:rPr>
        <w:t>Figure 1c</w:t>
      </w:r>
      <w:commentRangeEnd w:id="30"/>
      <w:r w:rsidRPr="00913562">
        <w:rPr>
          <w:rStyle w:val="af8"/>
          <w:rFonts w:cs="Times New Roman"/>
          <w:color w:val="000000" w:themeColor="text1"/>
          <w:sz w:val="22"/>
          <w:szCs w:val="24"/>
        </w:rPr>
        <w:commentReference w:id="30"/>
      </w:r>
      <w:commentRangeEnd w:id="31"/>
      <w:r w:rsidRPr="00913562">
        <w:rPr>
          <w:rStyle w:val="af8"/>
          <w:rFonts w:cs="Times New Roman"/>
          <w:color w:val="000000" w:themeColor="text1"/>
          <w:sz w:val="22"/>
          <w:szCs w:val="24"/>
        </w:rPr>
        <w:commentReference w:id="31"/>
      </w:r>
      <w:commentRangeEnd w:id="32"/>
      <w:r w:rsidRPr="00913562">
        <w:rPr>
          <w:rStyle w:val="af8"/>
          <w:rFonts w:cs="Times New Roman"/>
          <w:color w:val="000000" w:themeColor="text1"/>
          <w:sz w:val="22"/>
          <w:szCs w:val="24"/>
        </w:rPr>
        <w:commentReference w:id="32"/>
      </w:r>
      <w:r w:rsidRPr="00913562">
        <w:rPr>
          <w:rStyle w:val="af7"/>
          <w:rFonts w:cs="Times New Roman"/>
          <w:color w:val="000000" w:themeColor="text1"/>
        </w:rPr>
        <w:t>).</w:t>
      </w:r>
    </w:p>
    <w:p w14:paraId="3384F0CA" w14:textId="3807B37F" w:rsidR="00A04EAF" w:rsidRPr="00913562" w:rsidRDefault="00A04EAF" w:rsidP="00913562">
      <w:pPr>
        <w:pStyle w:val="a0"/>
        <w:spacing w:before="0" w:after="160"/>
        <w:rPr>
          <w:rFonts w:cs="Times New Roman"/>
          <w:color w:val="000000" w:themeColor="text1"/>
        </w:rPr>
      </w:pPr>
      <w:r w:rsidRPr="00913562">
        <w:rPr>
          <w:rStyle w:val="af7"/>
          <w:rFonts w:cs="Times New Roman"/>
          <w:color w:val="000000" w:themeColor="text1"/>
        </w:rPr>
        <w:t xml:space="preserve">Using SQANTI3 for systematic isoform classification against GENCODE v42 </w:t>
      </w:r>
      <w:r>
        <w:rPr>
          <w:rStyle w:val="af7"/>
          <w:rFonts w:cs="Times New Roman"/>
          <w:color w:val="000000" w:themeColor="text1"/>
        </w:rPr>
        <w:t xml:space="preserve">annotations </w:t>
      </w:r>
      <w:r>
        <w:rPr>
          <w:rStyle w:val="af7"/>
          <w:rFonts w:cs="Times New Roman"/>
          <w:color w:val="000000" w:themeColor="text1"/>
        </w:rPr>
        <w:fldChar w:fldCharType="begin" w:fldLock="1"/>
      </w:r>
      <w:r>
        <w:rPr>
          <w:rStyle w:val="af7"/>
          <w:rFonts w:cs="Times New Roman"/>
          <w:color w:val="000000" w:themeColor="text1"/>
        </w:rPr>
        <w:instrText>ADDIN paperpile_citation &lt;clusterId&gt;B935I383E673C396&lt;/clusterId&gt;&lt;metadata&gt;&lt;citation&gt;&lt;id&gt;0da2433a-1940-4971-a436-fe75bad90462&lt;/id&gt;&lt;/citation&gt;&lt;/metadata&gt;&lt;data&gt;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&lt;/data&gt; \* MERGEFORMAT</w:instrText>
      </w:r>
      <w:r>
        <w:rPr>
          <w:rStyle w:val="af7"/>
          <w:rFonts w:cs="Times New Roman"/>
          <w:color w:val="000000" w:themeColor="text1"/>
        </w:rPr>
        <w:fldChar w:fldCharType="separate"/>
      </w:r>
      <w:r w:rsidR="0002522A">
        <w:rPr>
          <w:rStyle w:val="af7"/>
          <w:rFonts w:cs="Times New Roman"/>
          <w:noProof/>
          <w:color w:val="000000" w:themeColor="text1"/>
        </w:rPr>
        <w:t>(79)</w:t>
      </w:r>
      <w:r>
        <w:rPr>
          <w:rStyle w:val="af7"/>
          <w:rFonts w:cs="Times New Roman"/>
          <w:color w:val="000000" w:themeColor="text1"/>
        </w:rPr>
        <w:fldChar w:fldCharType="end"/>
      </w:r>
      <w:r w:rsidRPr="00913562">
        <w:rPr>
          <w:rStyle w:val="af7"/>
          <w:rFonts w:cs="Times New Roman"/>
          <w:color w:val="000000" w:themeColor="text1"/>
        </w:rPr>
        <w:t xml:space="preserve">, initial processing identified 30,510 transcript records across five PDAC cell lines. After quality </w:t>
      </w:r>
      <w:r w:rsidRPr="00913562">
        <w:rPr>
          <w:rStyle w:val="af7"/>
          <w:rFonts w:eastAsiaTheme="minorEastAsia" w:cs="Times New Roman"/>
          <w:color w:val="000000" w:themeColor="text1"/>
        </w:rPr>
        <w:t>control</w:t>
      </w:r>
      <w:r w:rsidRPr="00913562">
        <w:rPr>
          <w:rStyle w:val="af7"/>
          <w:rFonts w:cs="Times New Roman"/>
          <w:color w:val="000000" w:themeColor="text1"/>
        </w:rPr>
        <w:t xml:space="preserve">, 23,514 isoforms passed filtering; a final cross-cell-line reproducibility filter yielded </w:t>
      </w:r>
      <w:r w:rsidRPr="00913562">
        <w:rPr>
          <w:rStyle w:val="af7"/>
          <w:rFonts w:eastAsiaTheme="minorEastAsia" w:cs="Times New Roman"/>
          <w:color w:val="000000" w:themeColor="text1"/>
        </w:rPr>
        <w:t>a</w:t>
      </w:r>
      <w:r w:rsidRPr="00913562">
        <w:rPr>
          <w:rStyle w:val="af7"/>
          <w:rFonts w:cs="Times New Roman"/>
          <w:color w:val="000000" w:themeColor="text1"/>
        </w:rPr>
        <w:t xml:space="preserve"> </w:t>
      </w:r>
      <w:r w:rsidRPr="00913562">
        <w:rPr>
          <w:rStyle w:val="af7"/>
          <w:rFonts w:eastAsiaTheme="minorEastAsia" w:cs="Times New Roman"/>
          <w:color w:val="000000" w:themeColor="text1"/>
        </w:rPr>
        <w:t>“</w:t>
      </w:r>
      <w:r w:rsidRPr="00913562">
        <w:rPr>
          <w:rStyle w:val="af7"/>
          <w:rFonts w:cs="Times New Roman"/>
          <w:color w:val="000000" w:themeColor="text1"/>
        </w:rPr>
        <w:t>master transcriptome</w:t>
      </w:r>
      <w:r w:rsidRPr="00913562">
        <w:rPr>
          <w:rStyle w:val="af7"/>
          <w:rFonts w:eastAsiaTheme="minorEastAsia" w:cs="Times New Roman"/>
          <w:color w:val="000000" w:themeColor="text1"/>
        </w:rPr>
        <w:t xml:space="preserve">” of </w:t>
      </w:r>
      <w:r w:rsidRPr="00913562">
        <w:rPr>
          <w:rStyle w:val="af7"/>
          <w:rFonts w:cs="Times New Roman"/>
          <w:color w:val="000000" w:themeColor="text1"/>
        </w:rPr>
        <w:t>22,784</w:t>
      </w:r>
      <w:r w:rsidRPr="00913562">
        <w:rPr>
          <w:rStyle w:val="af7"/>
          <w:rFonts w:eastAsiaTheme="minorEastAsia" w:cs="Times New Roman"/>
          <w:color w:val="000000" w:themeColor="text1"/>
        </w:rPr>
        <w:t xml:space="preserve"> </w:t>
      </w:r>
      <w:r w:rsidRPr="00913562">
        <w:rPr>
          <w:rStyle w:val="af7"/>
          <w:rFonts w:cs="Times New Roman"/>
          <w:color w:val="000000" w:themeColor="text1"/>
        </w:rPr>
        <w:t>isoform</w:t>
      </w:r>
      <w:r w:rsidRPr="00913562">
        <w:rPr>
          <w:rStyle w:val="af7"/>
          <w:rFonts w:eastAsiaTheme="minorEastAsia" w:cs="Times New Roman"/>
          <w:color w:val="000000" w:themeColor="text1"/>
        </w:rPr>
        <w:t>s</w:t>
      </w:r>
      <w:r w:rsidRPr="00913562">
        <w:rPr>
          <w:rStyle w:val="af7"/>
          <w:rFonts w:cs="Times New Roman"/>
          <w:color w:val="000000" w:themeColor="text1"/>
        </w:rPr>
        <w:t xml:space="preserve"> for downstream analyses. Of these 22,784 isoforms, 12,287 (53.93%) were classified as Full </w:t>
      </w:r>
      <w:r>
        <w:rPr>
          <w:rStyle w:val="af7"/>
          <w:rFonts w:cs="Times New Roman"/>
          <w:color w:val="000000" w:themeColor="text1"/>
        </w:rPr>
        <w:t>Splice Match</w:t>
      </w:r>
      <w:r w:rsidRPr="00913562">
        <w:rPr>
          <w:rStyle w:val="af7"/>
          <w:rFonts w:cs="Times New Roman"/>
          <w:color w:val="000000" w:themeColor="text1"/>
        </w:rPr>
        <w:t xml:space="preserve"> (FSM</w:t>
      </w:r>
      <w:r>
        <w:rPr>
          <w:rStyle w:val="af7"/>
          <w:rFonts w:cs="Times New Roman"/>
          <w:color w:val="000000" w:themeColor="text1"/>
        </w:rPr>
        <w:t>)</w:t>
      </w:r>
      <w:r w:rsidRPr="00913562">
        <w:rPr>
          <w:rStyle w:val="af7"/>
          <w:rFonts w:cs="Times New Roman"/>
          <w:color w:val="000000" w:themeColor="text1"/>
        </w:rPr>
        <w:t>, while 10,497 (46.07%) represented novel isoforms (</w:t>
      </w:r>
      <w:r w:rsidRPr="00913562">
        <w:rPr>
          <w:rStyle w:val="af7"/>
          <w:rFonts w:cs="Times New Roman"/>
          <w:b/>
          <w:bCs/>
          <w:color w:val="000000" w:themeColor="text1"/>
        </w:rPr>
        <w:t>Figure 1d</w:t>
      </w:r>
      <w:r w:rsidRPr="00913562">
        <w:rPr>
          <w:rStyle w:val="af7"/>
          <w:rFonts w:cs="Times New Roman"/>
          <w:color w:val="000000" w:themeColor="text1"/>
        </w:rPr>
        <w:t xml:space="preserve">). Among </w:t>
      </w:r>
      <w:r w:rsidRPr="00913562">
        <w:rPr>
          <w:rStyle w:val="af7"/>
          <w:rFonts w:eastAsiaTheme="minorEastAsia" w:cs="Times New Roman"/>
          <w:color w:val="000000" w:themeColor="text1"/>
        </w:rPr>
        <w:t xml:space="preserve">the </w:t>
      </w:r>
      <w:r w:rsidRPr="00913562">
        <w:rPr>
          <w:rStyle w:val="af7"/>
          <w:rFonts w:cs="Times New Roman"/>
          <w:color w:val="000000" w:themeColor="text1"/>
        </w:rPr>
        <w:t>novel isoforms, ISM</w:t>
      </w:r>
      <w:r>
        <w:rPr>
          <w:rStyle w:val="af7"/>
          <w:rFonts w:cs="Times New Roman"/>
          <w:color w:val="000000" w:themeColor="text1"/>
        </w:rPr>
        <w:t xml:space="preserve"> (Incomplete Splice Match)</w:t>
      </w:r>
      <w:r w:rsidRPr="00913562">
        <w:rPr>
          <w:rStyle w:val="af7"/>
          <w:rFonts w:cs="Times New Roman"/>
          <w:color w:val="000000" w:themeColor="text1"/>
        </w:rPr>
        <w:t xml:space="preserve"> accounted for 4,143 transcripts (39.49% of novel), NIC</w:t>
      </w:r>
      <w:r>
        <w:rPr>
          <w:rStyle w:val="af7"/>
          <w:rFonts w:cs="Times New Roman"/>
          <w:color w:val="000000" w:themeColor="text1"/>
        </w:rPr>
        <w:t xml:space="preserve"> (Novel in Catalog)</w:t>
      </w:r>
      <w:r w:rsidRPr="00913562">
        <w:rPr>
          <w:rStyle w:val="af7"/>
          <w:rFonts w:cs="Times New Roman"/>
          <w:color w:val="000000" w:themeColor="text1"/>
        </w:rPr>
        <w:t xml:space="preserve"> for 4,558 (43.42%), and NNC </w:t>
      </w:r>
      <w:r w:rsidRPr="00913562">
        <w:rPr>
          <w:rStyle w:val="af7"/>
          <w:rFonts w:cs="Times New Roman"/>
          <w:color w:val="000000" w:themeColor="text1"/>
        </w:rPr>
        <w:lastRenderedPageBreak/>
        <w:t xml:space="preserve">(Novel Not in Catalog) for 1,726 (16.44%). Extended quality metrics and representative isoform annotations are provided in </w:t>
      </w:r>
      <w:commentRangeStart w:id="33"/>
      <w:commentRangeStart w:id="34"/>
      <w:r w:rsidRPr="00913562">
        <w:rPr>
          <w:rStyle w:val="af7"/>
          <w:rFonts w:cs="Times New Roman"/>
          <w:b/>
          <w:bCs/>
          <w:color w:val="000000" w:themeColor="text1"/>
        </w:rPr>
        <w:t>Figure S1</w:t>
      </w:r>
      <w:r w:rsidRPr="00913562">
        <w:rPr>
          <w:rStyle w:val="af7"/>
          <w:rFonts w:cs="Times New Roman"/>
          <w:color w:val="000000" w:themeColor="text1"/>
        </w:rPr>
        <w:t xml:space="preserve"> and </w:t>
      </w:r>
      <w:r w:rsidRPr="00913562">
        <w:rPr>
          <w:rStyle w:val="af7"/>
          <w:rFonts w:cs="Times New Roman"/>
          <w:b/>
          <w:bCs/>
          <w:color w:val="000000" w:themeColor="text1"/>
        </w:rPr>
        <w:t>Table S1</w:t>
      </w:r>
      <w:r w:rsidRPr="00913562">
        <w:rPr>
          <w:rStyle w:val="af7"/>
          <w:rFonts w:cs="Times New Roman"/>
          <w:color w:val="000000" w:themeColor="text1"/>
        </w:rPr>
        <w:t>.</w:t>
      </w:r>
      <w:commentRangeEnd w:id="33"/>
      <w:r w:rsidRPr="00913562">
        <w:rPr>
          <w:rStyle w:val="af8"/>
          <w:rFonts w:cs="Times New Roman"/>
          <w:color w:val="000000" w:themeColor="text1"/>
          <w:sz w:val="22"/>
          <w:szCs w:val="24"/>
        </w:rPr>
        <w:commentReference w:id="33"/>
      </w:r>
      <w:commentRangeEnd w:id="34"/>
      <w:r w:rsidRPr="00913562">
        <w:rPr>
          <w:rStyle w:val="af8"/>
          <w:rFonts w:cs="Times New Roman"/>
          <w:color w:val="000000" w:themeColor="text1"/>
          <w:sz w:val="22"/>
          <w:szCs w:val="24"/>
        </w:rPr>
        <w:commentReference w:id="34"/>
      </w:r>
    </w:p>
    <w:p w14:paraId="6225BD46" w14:textId="77777777" w:rsidR="00E60283" w:rsidRPr="00913562" w:rsidRDefault="009A50DA" w:rsidP="00913562">
      <w:pPr>
        <w:pStyle w:val="a0"/>
        <w:spacing w:before="0" w:after="160"/>
        <w:rPr>
          <w:rFonts w:cs="Times New Roman"/>
          <w:color w:val="000000" w:themeColor="text1"/>
        </w:rPr>
      </w:pPr>
      <w:r w:rsidRPr="00913562">
        <w:rPr>
          <w:rFonts w:cs="Times New Roman"/>
          <w:color w:val="000000" w:themeColor="text1"/>
        </w:rPr>
        <w:t>Functional enrichment analysis of genes harboring novel isoforms revealed significant overrepresentation of cancer-relevant biological processes (</w:t>
      </w:r>
      <w:r w:rsidRPr="00913562">
        <w:rPr>
          <w:rFonts w:cs="Times New Roman"/>
          <w:b/>
          <w:color w:val="000000" w:themeColor="text1"/>
        </w:rPr>
        <w:t>Figure 1e</w:t>
      </w:r>
      <w:r w:rsidRPr="00913562">
        <w:rPr>
          <w:rFonts w:cs="Times New Roman"/>
          <w:color w:val="000000" w:themeColor="text1"/>
        </w:rPr>
        <w:t>). Top enriched KEGG pathways included oxidative phosphorylation (reflecting PDAC's metabolic reprogramming), biosynthesis of amino acids (supporting rapid tumor cell proliferation), and carbon metabolism (consistent with the Warburg effect). Pathways involving cytoskeletal regulation and cell-matrix adhesion were also enriched, consistent with their roles in EMT and metastatic invasion. These pathway associations suggest that AS dysregulation contributes functionally to multiple hallmarks of PDAC.</w:t>
      </w:r>
    </w:p>
    <w:p w14:paraId="6225BD48" w14:textId="76A6F15A" w:rsidR="00E60283" w:rsidRPr="00913562" w:rsidRDefault="00E53A81" w:rsidP="00913562">
      <w:pPr>
        <w:pStyle w:val="2"/>
        <w:spacing w:before="4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 landscape of dysregulated alternative splicing events in PDAC</w:t>
      </w:r>
    </w:p>
    <w:p w14:paraId="38649730" w14:textId="7713247E" w:rsidR="00E46842" w:rsidRPr="00913562" w:rsidRDefault="00E46842" w:rsidP="00913562">
      <w:pPr>
        <w:pStyle w:val="FirstParagraph"/>
        <w:spacing w:before="0" w:after="160"/>
        <w:rPr>
          <w:rFonts w:cs="Times New Roman"/>
          <w:color w:val="000000" w:themeColor="text1"/>
        </w:rPr>
      </w:pPr>
      <w:r w:rsidRPr="00913562">
        <w:rPr>
          <w:rStyle w:val="af7"/>
          <w:rFonts w:cs="Times New Roman"/>
          <w:color w:val="000000" w:themeColor="text1"/>
        </w:rPr>
        <w:t xml:space="preserve">To systematically map AS dysregulations in pancreatic cancer, we performed comprehensive profiling of paired tumor-normal short-read RNA-seq data using </w:t>
      </w:r>
      <w:r>
        <w:rPr>
          <w:rStyle w:val="af7"/>
          <w:rFonts w:eastAsiaTheme="minorEastAsia" w:cs="Times New Roman" w:hint="eastAsia"/>
          <w:color w:val="000000" w:themeColor="text1"/>
        </w:rPr>
        <w:t xml:space="preserve">SUPPA2 </w:t>
      </w:r>
      <w:r>
        <w:rPr>
          <w:rStyle w:val="af7"/>
          <w:rFonts w:cs="Times New Roman"/>
          <w:color w:val="000000" w:themeColor="text1"/>
        </w:rPr>
        <w:fldChar w:fldCharType="begin" w:fldLock="1"/>
      </w:r>
      <w:r>
        <w:rPr>
          <w:rStyle w:val="af7"/>
          <w:rFonts w:cs="Times New Roman"/>
          <w:color w:val="000000" w:themeColor="text1"/>
        </w:rPr>
        <w:instrText>ADDIN paperpile_citation &lt;clusterId&gt;O749C196R487O211&lt;/clusterId&gt;&lt;metadata&gt;&lt;citation&gt;&lt;id&gt;897c85b4-1ee8-436a-bd0f-ed2c4186c2ed&lt;/id&gt;&lt;/citation&gt;&lt;citation&gt;&lt;id&gt;a3641058-482f-48ea-8955-310069a2be65&lt;/id&gt;&lt;/citation&gt;&lt;/metadata&gt;&lt;data&gt;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&lt;/data&gt; \* MERGEFORMAT</w:instrText>
      </w:r>
      <w:r>
        <w:rPr>
          <w:rStyle w:val="af7"/>
          <w:rFonts w:cs="Times New Roman"/>
          <w:color w:val="000000" w:themeColor="text1"/>
        </w:rPr>
        <w:fldChar w:fldCharType="separate"/>
      </w:r>
      <w:r w:rsidR="0002522A">
        <w:rPr>
          <w:rStyle w:val="af7"/>
          <w:rFonts w:cs="Times New Roman"/>
          <w:noProof/>
          <w:color w:val="000000" w:themeColor="text1"/>
        </w:rPr>
        <w:t>(80,81)</w:t>
      </w:r>
      <w:r>
        <w:rPr>
          <w:rStyle w:val="af7"/>
          <w:rFonts w:cs="Times New Roman"/>
          <w:color w:val="000000" w:themeColor="text1"/>
        </w:rPr>
        <w:fldChar w:fldCharType="end"/>
      </w:r>
      <w:r>
        <w:rPr>
          <w:rStyle w:val="af7"/>
          <w:rFonts w:cs="Times New Roman"/>
          <w:color w:val="000000" w:themeColor="text1"/>
        </w:rPr>
        <w:t>.</w:t>
      </w:r>
      <w:r w:rsidRPr="00913562">
        <w:rPr>
          <w:rStyle w:val="af7"/>
          <w:rFonts w:cs="Times New Roman"/>
          <w:color w:val="000000" w:themeColor="text1"/>
        </w:rPr>
        <w:t xml:space="preserve"> This analysis enabled us to identify and quantify seven canonical AS event types: skipped exon (SE), alternative 5' splice site (A5), alternative 3' splice site (A3), alternative first exon (AF), retained intron (RI), alternative last exon (AL), and mutually exclusive exons (MX) (</w:t>
      </w:r>
      <w:r w:rsidRPr="00913562">
        <w:rPr>
          <w:rStyle w:val="af7"/>
          <w:rFonts w:cs="Times New Roman"/>
          <w:b/>
          <w:bCs/>
          <w:color w:val="000000" w:themeColor="text1"/>
        </w:rPr>
        <w:t>Figure 2a-b</w:t>
      </w:r>
      <w:r w:rsidR="00A6619B">
        <w:rPr>
          <w:rStyle w:val="af7"/>
          <w:rFonts w:cs="Times New Roman"/>
          <w:color w:val="000000" w:themeColor="text1"/>
        </w:rPr>
        <w:t xml:space="preserve">, </w:t>
      </w:r>
      <w:r w:rsidRPr="00913562">
        <w:rPr>
          <w:rStyle w:val="af7"/>
          <w:rFonts w:cs="Times New Roman"/>
          <w:b/>
          <w:bCs/>
          <w:color w:val="000000" w:themeColor="text1"/>
        </w:rPr>
        <w:t xml:space="preserve">Figure S2 </w:t>
      </w:r>
      <w:r w:rsidRPr="00913562">
        <w:rPr>
          <w:rStyle w:val="af7"/>
          <w:rFonts w:cs="Times New Roman"/>
          <w:color w:val="000000" w:themeColor="text1"/>
        </w:rPr>
        <w:t>and</w:t>
      </w:r>
      <w:r w:rsidRPr="00913562">
        <w:rPr>
          <w:rStyle w:val="af7"/>
          <w:rFonts w:cs="Times New Roman"/>
          <w:b/>
          <w:bCs/>
          <w:color w:val="000000" w:themeColor="text1"/>
        </w:rPr>
        <w:t xml:space="preserve"> Table S2</w:t>
      </w:r>
      <w:r w:rsidRPr="00913562">
        <w:rPr>
          <w:rStyle w:val="af7"/>
          <w:rFonts w:cs="Times New Roman"/>
          <w:color w:val="000000" w:themeColor="text1"/>
        </w:rPr>
        <w:t>)</w:t>
      </w:r>
      <w:r>
        <w:rPr>
          <w:rStyle w:val="af7"/>
          <w:rFonts w:ascii="SimSun" w:eastAsia="SimSun" w:hAnsi="SimSun" w:cs="SimSun" w:hint="eastAsia"/>
          <w:color w:val="000000" w:themeColor="text1"/>
        </w:rPr>
        <w:t>.</w:t>
      </w:r>
    </w:p>
    <w:p w14:paraId="6225BD4A" w14:textId="619B006F" w:rsidR="00E60283" w:rsidRPr="00913562" w:rsidRDefault="009A50DA" w:rsidP="00913562">
      <w:pPr>
        <w:pStyle w:val="a0"/>
        <w:spacing w:before="0" w:after="160"/>
        <w:rPr>
          <w:rFonts w:eastAsiaTheme="minorEastAsia" w:cs="Times New Roman"/>
          <w:color w:val="000000" w:themeColor="text1"/>
        </w:rPr>
      </w:pPr>
      <w:r w:rsidRPr="00913562">
        <w:rPr>
          <w:rFonts w:cs="Times New Roman"/>
          <w:color w:val="000000" w:themeColor="text1"/>
        </w:rPr>
        <w:t>Analysis of AS event distribution revealed a clear hierarchical pattern dominated by SE events (</w:t>
      </w:r>
      <w:r w:rsidRPr="00913562">
        <w:rPr>
          <w:rFonts w:cs="Times New Roman"/>
          <w:b/>
          <w:color w:val="000000" w:themeColor="text1"/>
        </w:rPr>
        <w:t>Figure 2a</w:t>
      </w:r>
      <w:r w:rsidRPr="00913562">
        <w:rPr>
          <w:rFonts w:cs="Times New Roman"/>
          <w:color w:val="000000" w:themeColor="text1"/>
        </w:rPr>
        <w:t xml:space="preserve">). Among </w:t>
      </w:r>
      <w:r>
        <w:rPr>
          <w:rFonts w:eastAsiaTheme="minorEastAsia" w:cs="Times New Roman" w:hint="eastAsia"/>
          <w:color w:val="000000" w:themeColor="text1"/>
        </w:rPr>
        <w:t xml:space="preserve">events in </w:t>
      </w:r>
      <w:r w:rsidRPr="00913562">
        <w:rPr>
          <w:rFonts w:cs="Times New Roman"/>
          <w:color w:val="000000" w:themeColor="text1"/>
        </w:rPr>
        <w:t>novel isoforms (</w:t>
      </w:r>
      <w:commentRangeStart w:id="35"/>
      <w:commentRangeStart w:id="36"/>
      <w:commentRangeStart w:id="37"/>
      <w:r w:rsidRPr="00913562">
        <w:rPr>
          <w:rFonts w:cs="Times New Roman"/>
          <w:i/>
          <w:color w:val="000000" w:themeColor="text1"/>
        </w:rPr>
        <w:t>n</w:t>
      </w:r>
      <w:commentRangeEnd w:id="35"/>
      <w:r w:rsidRPr="00913562">
        <w:rPr>
          <w:rStyle w:val="af8"/>
          <w:rFonts w:cs="Times New Roman"/>
          <w:color w:val="000000" w:themeColor="text1"/>
          <w:sz w:val="22"/>
          <w:szCs w:val="24"/>
        </w:rPr>
        <w:commentReference w:id="35"/>
      </w:r>
      <w:commentRangeEnd w:id="36"/>
      <w:r w:rsidRPr="00913562">
        <w:rPr>
          <w:rStyle w:val="af8"/>
          <w:rFonts w:cs="Times New Roman"/>
          <w:color w:val="000000" w:themeColor="text1"/>
          <w:sz w:val="22"/>
          <w:szCs w:val="24"/>
        </w:rPr>
        <w:commentReference w:id="36"/>
      </w:r>
      <w:commentRangeEnd w:id="37"/>
      <w:r w:rsidRPr="00913562">
        <w:rPr>
          <w:rStyle w:val="af8"/>
          <w:rFonts w:cs="Times New Roman"/>
          <w:color w:val="000000" w:themeColor="text1"/>
          <w:sz w:val="22"/>
          <w:szCs w:val="24"/>
        </w:rPr>
        <w:commentReference w:id="37"/>
      </w:r>
      <w:r w:rsidRPr="00913562">
        <w:rPr>
          <w:rFonts w:cs="Times New Roman"/>
          <w:color w:val="000000" w:themeColor="text1"/>
        </w:rPr>
        <w:t xml:space="preserve"> = 10,871 events), SE was overwhelmingly the most prevalent type (4,232 occurrences), followed by A3 (2,334), A5 (1,551), AF (1,307), RI (774), MX (210), and AL (175). A similar pattern was observed in </w:t>
      </w:r>
      <w:r>
        <w:rPr>
          <w:rFonts w:cs="Times New Roman"/>
          <w:color w:val="000000" w:themeColor="text1"/>
        </w:rPr>
        <w:t>events</w:t>
      </w:r>
      <w:r>
        <w:rPr>
          <w:rFonts w:eastAsiaTheme="minorEastAsia" w:cs="Times New Roman" w:hint="eastAsia"/>
          <w:color w:val="000000" w:themeColor="text1"/>
        </w:rPr>
        <w:t xml:space="preserve"> </w:t>
      </w:r>
      <w:r w:rsidRPr="00913562">
        <w:rPr>
          <w:rFonts w:cs="Times New Roman"/>
          <w:color w:val="000000" w:themeColor="text1"/>
        </w:rPr>
        <w:t>known isoforms (</w:t>
      </w:r>
      <w:r w:rsidRPr="00913562">
        <w:rPr>
          <w:rFonts w:cs="Times New Roman"/>
          <w:i/>
          <w:color w:val="000000" w:themeColor="text1"/>
        </w:rPr>
        <w:t>n</w:t>
      </w:r>
      <w:r w:rsidRPr="00913562">
        <w:rPr>
          <w:rFonts w:cs="Times New Roman"/>
          <w:color w:val="000000" w:themeColor="text1"/>
        </w:rPr>
        <w:t xml:space="preserve"> = 12,643 events), where SE accounted for 5,525 events (43.71%), reflecting the mechanistic prevalence of exon skipping as a fundamental mode of AS regulation. The </w:t>
      </w:r>
      <w:proofErr w:type="spellStart"/>
      <w:r w:rsidRPr="00913562">
        <w:rPr>
          <w:rFonts w:cs="Times New Roman"/>
          <w:color w:val="000000" w:themeColor="text1"/>
        </w:rPr>
        <w:t>UpSet</w:t>
      </w:r>
      <w:proofErr w:type="spellEnd"/>
      <w:r w:rsidRPr="00913562">
        <w:rPr>
          <w:rFonts w:cs="Times New Roman"/>
          <w:color w:val="000000" w:themeColor="text1"/>
        </w:rPr>
        <w:t xml:space="preserve"> plot revealed extensive co-occurrence of event types, with the largest intersections between SE and A3 (824 genes) and SE and A5 (617 genes).</w:t>
      </w:r>
      <w:r>
        <w:rPr>
          <w:rFonts w:eastAsiaTheme="minorEastAsia" w:cs="Times New Roman" w:hint="eastAsia"/>
          <w:color w:val="000000" w:themeColor="text1"/>
        </w:rPr>
        <w:t xml:space="preserve"> </w:t>
      </w:r>
    </w:p>
    <w:p w14:paraId="6225BD4B" w14:textId="2EB30B62" w:rsidR="00E60283" w:rsidRPr="00913562" w:rsidRDefault="009A50DA" w:rsidP="00913562">
      <w:pPr>
        <w:pStyle w:val="a0"/>
        <w:spacing w:before="0" w:after="160"/>
        <w:rPr>
          <w:rFonts w:cs="Times New Roman"/>
          <w:color w:val="000000" w:themeColor="text1"/>
        </w:rPr>
      </w:pPr>
      <w:r w:rsidRPr="00913562">
        <w:rPr>
          <w:rFonts w:cs="Times New Roman"/>
          <w:color w:val="000000" w:themeColor="text1"/>
        </w:rPr>
        <w:t xml:space="preserve">Differential AS analysis between PDAC tumor and adjacent normal tissues </w:t>
      </w:r>
      <w:r>
        <w:rPr>
          <w:rFonts w:eastAsiaTheme="minorEastAsia" w:cs="Times New Roman" w:hint="eastAsia"/>
          <w:color w:val="000000" w:themeColor="text1"/>
        </w:rPr>
        <w:t>(</w:t>
      </w:r>
      <w:r>
        <w:rPr>
          <w:rFonts w:eastAsiaTheme="minorEastAsia" w:cs="Times New Roman"/>
          <w:color w:val="000000" w:themeColor="text1"/>
        </w:rPr>
        <w:t>JP cohort</w:t>
      </w:r>
      <w:r>
        <w:rPr>
          <w:rFonts w:eastAsiaTheme="minorEastAsia" w:cs="Times New Roman" w:hint="eastAsia"/>
          <w:color w:val="000000" w:themeColor="text1"/>
        </w:rPr>
        <w:t>,</w:t>
      </w:r>
      <w:r>
        <w:t xml:space="preserve"> </w:t>
      </w:r>
      <w:r>
        <w:rPr>
          <w:rFonts w:eastAsiaTheme="minorEastAsia" w:cs="Times New Roman"/>
          <w:color w:val="000000" w:themeColor="text1"/>
        </w:rPr>
        <w:t>GSE196009</w:t>
      </w:r>
      <w:r>
        <w:rPr>
          <w:rFonts w:eastAsiaTheme="minorEastAsia" w:cs="Times New Roman" w:hint="eastAsia"/>
          <w:color w:val="000000" w:themeColor="text1"/>
        </w:rPr>
        <w:t xml:space="preserve">, </w:t>
      </w:r>
      <w:r>
        <w:rPr>
          <w:rFonts w:eastAsiaTheme="minorEastAsia" w:cs="Times New Roman"/>
          <w:color w:val="000000" w:themeColor="text1"/>
        </w:rPr>
        <w:t>13 tumors vs. 6 normal tissues</w:t>
      </w:r>
      <w:r>
        <w:rPr>
          <w:rFonts w:eastAsiaTheme="minorEastAsia" w:cs="Times New Roman" w:hint="eastAsia"/>
          <w:color w:val="000000" w:themeColor="text1"/>
        </w:rPr>
        <w:t xml:space="preserve">) </w:t>
      </w:r>
      <w:r w:rsidRPr="00913562">
        <w:rPr>
          <w:rFonts w:cs="Times New Roman"/>
          <w:color w:val="000000" w:themeColor="text1"/>
        </w:rPr>
        <w:t xml:space="preserve">identified </w:t>
      </w:r>
      <w:r>
        <w:rPr>
          <w:rFonts w:cs="Times New Roman"/>
          <w:color w:val="000000" w:themeColor="text1"/>
        </w:rPr>
        <w:t>48</w:t>
      </w:r>
      <w:r w:rsidRPr="00913562">
        <w:rPr>
          <w:rFonts w:cs="Times New Roman"/>
          <w:color w:val="000000" w:themeColor="text1"/>
        </w:rPr>
        <w:t xml:space="preserve"> significantly dysregulated events (|</w:t>
      </w:r>
      <w:commentRangeStart w:id="38"/>
      <w:commentRangeStart w:id="39"/>
      <w:r w:rsidRPr="00913562">
        <w:rPr>
          <w:rFonts w:cs="Times New Roman"/>
          <w:color w:val="000000" w:themeColor="text1"/>
        </w:rPr>
        <w:t>Δ</w:t>
      </w:r>
      <w:commentRangeEnd w:id="38"/>
      <w:r w:rsidRPr="00913562">
        <w:rPr>
          <w:rStyle w:val="af8"/>
          <w:rFonts w:cs="Times New Roman"/>
          <w:color w:val="000000" w:themeColor="text1"/>
          <w:sz w:val="22"/>
          <w:szCs w:val="24"/>
        </w:rPr>
        <w:commentReference w:id="38"/>
      </w:r>
      <w:commentRangeEnd w:id="39"/>
      <w:r w:rsidRPr="00913562">
        <w:rPr>
          <w:rStyle w:val="af8"/>
          <w:rFonts w:cs="Times New Roman"/>
          <w:color w:val="000000" w:themeColor="text1"/>
          <w:sz w:val="22"/>
          <w:szCs w:val="24"/>
        </w:rPr>
        <w:commentReference w:id="39"/>
      </w:r>
      <w:r w:rsidRPr="00913562">
        <w:rPr>
          <w:rFonts w:cs="Times New Roman"/>
          <w:color w:val="000000" w:themeColor="text1"/>
        </w:rPr>
        <w:t xml:space="preserve">PSI| </w:t>
      </w:r>
      <w:r>
        <w:rPr>
          <w:rFonts w:eastAsiaTheme="minorEastAsia" w:cs="Times New Roman" w:hint="eastAsia"/>
          <w:color w:val="000000" w:themeColor="text1"/>
        </w:rPr>
        <w:t>≥</w:t>
      </w:r>
      <w:r w:rsidRPr="00913562">
        <w:rPr>
          <w:rFonts w:cs="Times New Roman"/>
          <w:color w:val="000000" w:themeColor="text1"/>
        </w:rPr>
        <w:t xml:space="preserve"> 0.</w:t>
      </w:r>
      <w:r>
        <w:rPr>
          <w:rFonts w:eastAsiaTheme="minorEastAsia" w:cs="Times New Roman" w:hint="eastAsia"/>
          <w:color w:val="000000" w:themeColor="text1"/>
        </w:rPr>
        <w:t>2</w:t>
      </w:r>
      <w:r w:rsidRPr="00913562">
        <w:rPr>
          <w:rFonts w:cs="Times New Roman"/>
          <w:color w:val="000000" w:themeColor="text1"/>
        </w:rPr>
        <w:t xml:space="preserve">, </w:t>
      </w:r>
      <w:r>
        <w:rPr>
          <w:rFonts w:cs="Times New Roman"/>
          <w:i/>
          <w:iCs/>
          <w:color w:val="000000" w:themeColor="text1"/>
        </w:rPr>
        <w:t>P</w:t>
      </w:r>
      <w:r>
        <w:rPr>
          <w:rFonts w:eastAsiaTheme="minorEastAsia" w:cs="Times New Roman" w:hint="eastAsia"/>
          <w:i/>
          <w:iCs/>
          <w:color w:val="000000" w:themeColor="text1"/>
        </w:rPr>
        <w:t xml:space="preserve"> </w:t>
      </w:r>
      <w:r w:rsidRPr="00913562">
        <w:rPr>
          <w:rFonts w:cs="Times New Roman"/>
          <w:color w:val="000000" w:themeColor="text1"/>
        </w:rPr>
        <w:t>&lt; 0.0</w:t>
      </w:r>
      <w:r>
        <w:rPr>
          <w:rFonts w:eastAsiaTheme="minorEastAsia" w:cs="Times New Roman" w:hint="eastAsia"/>
          <w:color w:val="000000" w:themeColor="text1"/>
        </w:rPr>
        <w:t>1</w:t>
      </w:r>
      <w:r w:rsidRPr="00913562">
        <w:rPr>
          <w:rFonts w:cs="Times New Roman"/>
          <w:color w:val="000000" w:themeColor="text1"/>
        </w:rPr>
        <w:t>) (</w:t>
      </w:r>
      <w:r w:rsidRPr="00913562">
        <w:rPr>
          <w:rFonts w:cs="Times New Roman"/>
          <w:b/>
          <w:bCs/>
          <w:color w:val="000000" w:themeColor="text1"/>
        </w:rPr>
        <w:t>Figure 2</w:t>
      </w:r>
      <w:r w:rsidRPr="00913562">
        <w:rPr>
          <w:rFonts w:eastAsiaTheme="minorEastAsia" w:cs="Times New Roman"/>
          <w:b/>
          <w:bCs/>
          <w:color w:val="000000" w:themeColor="text1"/>
        </w:rPr>
        <w:t>b</w:t>
      </w:r>
      <w:r w:rsidRPr="00913562">
        <w:rPr>
          <w:rFonts w:cs="Times New Roman"/>
          <w:color w:val="000000" w:themeColor="text1"/>
        </w:rPr>
        <w:t>). This highly stringent ΔPSI threshold was intentionally selected to filter out stochastic transcriptional noise and ensure a safe therapeutic window for subsequent neoantigen vaccine targeting</w:t>
      </w:r>
      <w:r>
        <w:rPr>
          <w:rFonts w:ascii="SimSun" w:eastAsia="SimSun" w:hAnsi="SimSun" w:cs="SimSun" w:hint="eastAsia"/>
          <w:color w:val="000000" w:themeColor="text1"/>
        </w:rPr>
        <w:t>.</w:t>
      </w:r>
      <w:r w:rsidRPr="00913562">
        <w:rPr>
          <w:rFonts w:cs="Times New Roman"/>
          <w:color w:val="000000" w:themeColor="text1"/>
        </w:rPr>
        <w:t xml:space="preserve"> Notable dysregulated events included DYNC1I2-AF (</w:t>
      </w:r>
      <w:commentRangeStart w:id="40"/>
      <w:r w:rsidRPr="00913562">
        <w:rPr>
          <w:rFonts w:cs="Times New Roman"/>
          <w:color w:val="000000" w:themeColor="text1"/>
        </w:rPr>
        <w:t>Δ</w:t>
      </w:r>
      <w:commentRangeEnd w:id="40"/>
      <w:r w:rsidRPr="00913562">
        <w:rPr>
          <w:rStyle w:val="af8"/>
          <w:rFonts w:cs="Times New Roman"/>
          <w:color w:val="000000" w:themeColor="text1"/>
          <w:sz w:val="22"/>
          <w:szCs w:val="24"/>
        </w:rPr>
        <w:commentReference w:id="40"/>
      </w:r>
      <w:r w:rsidRPr="00913562">
        <w:rPr>
          <w:rFonts w:cs="Times New Roman"/>
          <w:color w:val="000000" w:themeColor="text1"/>
        </w:rPr>
        <w:t xml:space="preserve">PSI </w:t>
      </w:r>
      <w:r>
        <w:rPr>
          <w:rFonts w:eastAsiaTheme="minorEastAsia" w:cs="Times New Roman" w:hint="eastAsia"/>
          <w:color w:val="000000" w:themeColor="text1"/>
        </w:rPr>
        <w:t>=</w:t>
      </w:r>
      <w:r>
        <w:rPr>
          <w:rFonts w:cs="Times New Roman"/>
          <w:color w:val="000000" w:themeColor="text1"/>
        </w:rPr>
        <w:t xml:space="preserve"> −0.20</w:t>
      </w:r>
      <w:r w:rsidRPr="00913562">
        <w:rPr>
          <w:rFonts w:cs="Times New Roman"/>
          <w:color w:val="000000" w:themeColor="text1"/>
        </w:rPr>
        <w:t xml:space="preserve">), GSN-A5 (ΔPSI </w:t>
      </w:r>
      <w:r>
        <w:rPr>
          <w:rFonts w:eastAsiaTheme="minorEastAsia" w:cs="Times New Roman" w:hint="eastAsia"/>
          <w:color w:val="000000" w:themeColor="text1"/>
        </w:rPr>
        <w:t xml:space="preserve">= </w:t>
      </w:r>
      <w:r>
        <w:rPr>
          <w:rFonts w:cs="Times New Roman"/>
          <w:color w:val="000000" w:themeColor="text1"/>
        </w:rPr>
        <w:t>+0.31</w:t>
      </w:r>
      <w:r w:rsidRPr="00913562">
        <w:rPr>
          <w:rFonts w:cs="Times New Roman"/>
          <w:color w:val="000000" w:themeColor="text1"/>
        </w:rPr>
        <w:t>), SEMA4G-RI (</w:t>
      </w:r>
      <w:r>
        <w:rPr>
          <w:rFonts w:cs="Times New Roman"/>
          <w:color w:val="000000" w:themeColor="text1"/>
        </w:rPr>
        <w:t>ΔPSI = +0.28</w:t>
      </w:r>
      <w:r w:rsidRPr="00913562">
        <w:rPr>
          <w:rFonts w:cs="Times New Roman"/>
          <w:color w:val="000000" w:themeColor="text1"/>
        </w:rPr>
        <w:t>), ACSL5-SE (</w:t>
      </w:r>
      <w:r>
        <w:rPr>
          <w:rFonts w:cs="Times New Roman"/>
          <w:color w:val="000000" w:themeColor="text1"/>
        </w:rPr>
        <w:t>ΔPSI = −0.22</w:t>
      </w:r>
      <w:r w:rsidRPr="00913562">
        <w:rPr>
          <w:rFonts w:cs="Times New Roman"/>
          <w:color w:val="000000" w:themeColor="text1"/>
        </w:rPr>
        <w:t xml:space="preserve">), and </w:t>
      </w:r>
      <w:r w:rsidRPr="00913562">
        <w:rPr>
          <w:rFonts w:cs="Times New Roman"/>
          <w:color w:val="000000" w:themeColor="text1"/>
          <w:highlight w:val="yellow"/>
        </w:rPr>
        <w:t>LOXL2-SE (</w:t>
      </w:r>
      <w:r>
        <w:rPr>
          <w:rFonts w:cs="Times New Roman"/>
          <w:color w:val="000000" w:themeColor="text1"/>
        </w:rPr>
        <w:t>ΔPSI = −0.21</w:t>
      </w:r>
      <w:r w:rsidRPr="00913562">
        <w:rPr>
          <w:rFonts w:cs="Times New Roman"/>
          <w:color w:val="000000" w:themeColor="text1"/>
          <w:highlight w:val="yellow"/>
        </w:rPr>
        <w:t>)</w:t>
      </w:r>
      <w:r>
        <w:rPr>
          <w:rFonts w:eastAsiaTheme="minorEastAsia" w:cs="Times New Roman" w:hint="eastAsia"/>
          <w:color w:val="000000" w:themeColor="text1"/>
        </w:rPr>
        <w:t xml:space="preserve"> </w:t>
      </w:r>
      <w:r w:rsidRPr="00913562">
        <w:rPr>
          <w:rFonts w:cs="Times New Roman"/>
          <w:color w:val="000000" w:themeColor="text1"/>
        </w:rPr>
        <w:t>(</w:t>
      </w:r>
      <w:r w:rsidRPr="00913562">
        <w:rPr>
          <w:rFonts w:cs="Times New Roman"/>
          <w:b/>
          <w:color w:val="000000" w:themeColor="text1"/>
        </w:rPr>
        <w:t xml:space="preserve">Figure </w:t>
      </w:r>
      <w:r w:rsidRPr="00913562">
        <w:rPr>
          <w:rFonts w:cs="Times New Roman"/>
          <w:b/>
          <w:bCs/>
          <w:color w:val="000000" w:themeColor="text1"/>
        </w:rPr>
        <w:t>2c</w:t>
      </w:r>
      <w:r w:rsidRPr="00913562">
        <w:rPr>
          <w:rFonts w:cs="Times New Roman"/>
          <w:color w:val="000000" w:themeColor="text1"/>
        </w:rPr>
        <w:t>).</w:t>
      </w:r>
    </w:p>
    <w:p w14:paraId="6225BD4C" w14:textId="28DCA1B4" w:rsidR="00E60283" w:rsidRPr="00913562" w:rsidRDefault="009A50DA" w:rsidP="00913562">
      <w:pPr>
        <w:pStyle w:val="a0"/>
        <w:spacing w:before="0" w:after="160"/>
        <w:rPr>
          <w:rFonts w:cs="Times New Roman"/>
          <w:color w:val="000000" w:themeColor="text1"/>
        </w:rPr>
      </w:pPr>
      <w:r w:rsidRPr="00913562">
        <w:rPr>
          <w:rFonts w:cs="Times New Roman"/>
          <w:color w:val="000000" w:themeColor="text1"/>
        </w:rPr>
        <w:lastRenderedPageBreak/>
        <w:t>Pathway enrichment analysis of genes with dysregulated AS revealed convergence on cancer-critical biological processes (</w:t>
      </w:r>
      <w:commentRangeStart w:id="41"/>
      <w:commentRangeStart w:id="42"/>
      <w:r w:rsidRPr="00913562">
        <w:rPr>
          <w:rFonts w:cs="Times New Roman"/>
          <w:b/>
          <w:bCs/>
          <w:color w:val="000000" w:themeColor="text1"/>
        </w:rPr>
        <w:t>Figure 2d</w:t>
      </w:r>
      <w:commentRangeEnd w:id="41"/>
      <w:r w:rsidRPr="00913562">
        <w:rPr>
          <w:rStyle w:val="af8"/>
          <w:rFonts w:cs="Times New Roman"/>
          <w:color w:val="000000" w:themeColor="text1"/>
          <w:sz w:val="22"/>
          <w:szCs w:val="24"/>
        </w:rPr>
        <w:commentReference w:id="41"/>
      </w:r>
      <w:commentRangeEnd w:id="42"/>
      <w:r w:rsidRPr="00913562">
        <w:rPr>
          <w:rStyle w:val="af8"/>
          <w:rFonts w:cs="Times New Roman"/>
          <w:color w:val="000000" w:themeColor="text1"/>
          <w:sz w:val="22"/>
          <w:szCs w:val="24"/>
        </w:rPr>
        <w:commentReference w:id="42"/>
      </w:r>
      <w:r w:rsidRPr="00913562">
        <w:rPr>
          <w:rFonts w:cs="Times New Roman"/>
          <w:color w:val="000000" w:themeColor="text1"/>
        </w:rPr>
        <w:t>). Xenobiotic metabolism emerged as the top enriched pathway across multiple AS event types. Additional enriched pathways included KRAS signaling, fatty acid metabolism, epithelial-mesenchymal transition (EMT), MYC targets, and IL6-JAK-STAT3 signaling, collectively implicating AS dysregulation in metabolic reprogramming, immune evasion, and metastatic progression central to PDAC pathogenesis.</w:t>
      </w:r>
    </w:p>
    <w:p w14:paraId="6225BD4E" w14:textId="4D8EB56C" w:rsidR="00E60283" w:rsidRPr="00913562" w:rsidRDefault="00B25DA0" w:rsidP="00913562">
      <w:pPr>
        <w:pStyle w:val="2"/>
        <w:spacing w:before="4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Novel isoforms exhibit functional consequences and prognostic value</w:t>
      </w:r>
    </w:p>
    <w:p w14:paraId="6225BD4F" w14:textId="25FDB22E" w:rsidR="00E60283" w:rsidRPr="00913562" w:rsidRDefault="009A50DA" w:rsidP="00913562">
      <w:pPr>
        <w:pStyle w:val="FirstParagraph"/>
        <w:spacing w:before="0" w:after="160"/>
        <w:rPr>
          <w:rFonts w:cs="Times New Roman"/>
          <w:color w:val="000000" w:themeColor="text1"/>
        </w:rPr>
      </w:pPr>
      <w:r w:rsidRPr="00913562">
        <w:rPr>
          <w:rFonts w:cs="Times New Roman"/>
          <w:color w:val="000000" w:themeColor="text1"/>
        </w:rPr>
        <w:t>To assess the functional impact and clinical relevance of novel isoforms, we performed systematic characterization of their protein-coding potential, structural features, and survival associations. Open reading frame (ORF) prediction identified putative coding sequences in all novel isoform categories, revealing category-specific patterns of sequence conservation and coding probability (</w:t>
      </w:r>
      <w:r w:rsidRPr="00913562">
        <w:rPr>
          <w:rFonts w:cs="Times New Roman"/>
          <w:b/>
          <w:color w:val="000000" w:themeColor="text1"/>
        </w:rPr>
        <w:t>Figure 3a-c</w:t>
      </w:r>
      <w:r w:rsidR="00A6619B">
        <w:rPr>
          <w:rFonts w:cs="Times New Roman"/>
          <w:color w:val="000000" w:themeColor="text1"/>
        </w:rPr>
        <w:t xml:space="preserve">, </w:t>
      </w:r>
      <w:r w:rsidRPr="00913562">
        <w:rPr>
          <w:rFonts w:cs="Times New Roman"/>
          <w:b/>
          <w:color w:val="000000" w:themeColor="text1"/>
        </w:rPr>
        <w:t>Figure S3</w:t>
      </w:r>
      <w:r w:rsidRPr="00913562">
        <w:rPr>
          <w:rFonts w:cs="Times New Roman"/>
          <w:color w:val="000000" w:themeColor="text1"/>
        </w:rPr>
        <w:t xml:space="preserve"> and</w:t>
      </w:r>
      <w:r w:rsidRPr="00913562">
        <w:rPr>
          <w:rFonts w:cs="Times New Roman"/>
          <w:b/>
          <w:color w:val="000000" w:themeColor="text1"/>
        </w:rPr>
        <w:t xml:space="preserve"> Table S3</w:t>
      </w:r>
      <w:r w:rsidRPr="00913562">
        <w:rPr>
          <w:rFonts w:cs="Times New Roman"/>
          <w:color w:val="000000" w:themeColor="text1"/>
        </w:rPr>
        <w:t>).</w:t>
      </w:r>
    </w:p>
    <w:p w14:paraId="1628A5CD" w14:textId="705F736E" w:rsidR="008F6692" w:rsidRPr="00913562" w:rsidRDefault="00E53A81" w:rsidP="00913562">
      <w:pPr>
        <w:pStyle w:val="a0"/>
        <w:spacing w:before="0" w:after="160"/>
        <w:rPr>
          <w:rFonts w:cs="Times New Roman"/>
          <w:color w:val="000000" w:themeColor="text1"/>
        </w:rPr>
      </w:pPr>
      <w:commentRangeStart w:id="43"/>
      <w:commentRangeStart w:id="44"/>
      <w:r w:rsidRPr="00913562">
        <w:rPr>
          <w:rFonts w:eastAsiaTheme="minorEastAsia" w:cs="Times New Roman"/>
          <w:color w:val="000000" w:themeColor="text1"/>
        </w:rPr>
        <w:t xml:space="preserve">Similarity search of novel ORFs against the </w:t>
      </w:r>
      <w:proofErr w:type="spellStart"/>
      <w:r w:rsidRPr="00913562">
        <w:rPr>
          <w:rFonts w:eastAsiaTheme="minorEastAsia" w:cs="Times New Roman"/>
          <w:color w:val="000000" w:themeColor="text1"/>
        </w:rPr>
        <w:t>UniProt</w:t>
      </w:r>
      <w:proofErr w:type="spellEnd"/>
      <w:r w:rsidRPr="00913562">
        <w:rPr>
          <w:rFonts w:eastAsiaTheme="minorEastAsia" w:cs="Times New Roman"/>
          <w:color w:val="000000" w:themeColor="text1"/>
        </w:rPr>
        <w:t xml:space="preserve"> human reference proteome (HRP) revealed that only 15.3% of ISM isoforms generate peptides not annotated in HRP, consistent with their partial splice-match nature, while considerably higher proportions of NIC (55.1%) and NNC (56.8%) isoforms produce novel peptide sequences (</w:t>
      </w:r>
      <w:r w:rsidRPr="00913562">
        <w:rPr>
          <w:rFonts w:eastAsiaTheme="minorEastAsia" w:cs="Times New Roman"/>
          <w:b/>
          <w:color w:val="000000" w:themeColor="text1"/>
        </w:rPr>
        <w:t>Figure 3a)</w:t>
      </w:r>
      <w:r w:rsidRPr="00913562">
        <w:rPr>
          <w:rFonts w:eastAsiaTheme="minorEastAsia" w:cs="Times New Roman"/>
          <w:color w:val="000000" w:themeColor="text1"/>
        </w:rPr>
        <w:t>.</w:t>
      </w:r>
      <w:commentRangeEnd w:id="43"/>
      <w:r w:rsidRPr="00913562">
        <w:rPr>
          <w:rStyle w:val="af8"/>
          <w:rFonts w:eastAsiaTheme="minorEastAsia" w:cs="Times New Roman"/>
          <w:color w:val="000000" w:themeColor="text1"/>
          <w:sz w:val="22"/>
          <w:szCs w:val="24"/>
        </w:rPr>
        <w:commentReference w:id="43"/>
      </w:r>
      <w:commentRangeEnd w:id="44"/>
      <w:r w:rsidRPr="00913562">
        <w:rPr>
          <w:rStyle w:val="af8"/>
          <w:rFonts w:eastAsiaTheme="minorEastAsia" w:cs="Times New Roman"/>
          <w:color w:val="000000" w:themeColor="text1"/>
          <w:sz w:val="22"/>
          <w:szCs w:val="24"/>
        </w:rPr>
        <w:commentReference w:id="44"/>
      </w:r>
      <w:r w:rsidRPr="00913562">
        <w:rPr>
          <w:rFonts w:eastAsiaTheme="minorEastAsia" w:cs="Times New Roman"/>
          <w:color w:val="000000" w:themeColor="text1"/>
        </w:rPr>
        <w:t xml:space="preserve"> Assessment of ORF coding probability confirmed robust coding potential for the major novel isoform categories, with mean CPAT scores of 91.7% (ISM), 97.3% (NIC), and 95.4% (NNC); the other category showed lower coding potential (mean 25.8%) (</w:t>
      </w:r>
      <w:r w:rsidRPr="00913562">
        <w:rPr>
          <w:rFonts w:eastAsiaTheme="minorEastAsia" w:cs="Times New Roman"/>
          <w:b/>
          <w:bCs/>
          <w:color w:val="000000" w:themeColor="text1"/>
        </w:rPr>
        <w:t>Figure 3b</w:t>
      </w:r>
      <w:r w:rsidRPr="00913562">
        <w:rPr>
          <w:rFonts w:eastAsiaTheme="minorEastAsia" w:cs="Times New Roman"/>
          <w:color w:val="000000" w:themeColor="text1"/>
        </w:rPr>
        <w:t>). Further validation confirmed the expression of these high-confidence novel transcripts, yielding 374 ISM, 265 NIC, 97 NNC, and 11 Other successfully validated isoforms (</w:t>
      </w:r>
      <w:r w:rsidRPr="00913562">
        <w:rPr>
          <w:rFonts w:eastAsiaTheme="minorEastAsia" w:cs="Times New Roman"/>
          <w:b/>
          <w:bCs/>
          <w:color w:val="000000" w:themeColor="text1"/>
        </w:rPr>
        <w:t>Figure 3c</w:t>
      </w:r>
      <w:r w:rsidRPr="00913562">
        <w:rPr>
          <w:rFonts w:eastAsiaTheme="minorEastAsia" w:cs="Times New Roman"/>
          <w:color w:val="000000" w:themeColor="text1"/>
        </w:rPr>
        <w:t>).</w:t>
      </w:r>
    </w:p>
    <w:p w14:paraId="150AB22F" w14:textId="0C20BB1E" w:rsidR="000E44A9" w:rsidRPr="00913562" w:rsidRDefault="009A50DA" w:rsidP="00913562">
      <w:pPr>
        <w:pStyle w:val="a0"/>
        <w:spacing w:before="0" w:after="160"/>
        <w:rPr>
          <w:rFonts w:cs="Times New Roman"/>
          <w:color w:val="000000" w:themeColor="text1"/>
        </w:rPr>
      </w:pPr>
      <w:r w:rsidRPr="00913562">
        <w:rPr>
          <w:rFonts w:cs="Times New Roman"/>
          <w:color w:val="000000" w:themeColor="text1"/>
        </w:rPr>
        <w:t>Characterization of functional consequences revealed that 13.7%</w:t>
      </w:r>
      <w:r>
        <w:rPr>
          <w:rFonts w:ascii="Courier New" w:hAnsi="Courier New" w:cs="Courier New"/>
          <w:color w:val="3B3B3B"/>
        </w:rPr>
        <w:t>–</w:t>
      </w:r>
      <w:r w:rsidRPr="00913562">
        <w:rPr>
          <w:rFonts w:cs="Times New Roman"/>
          <w:color w:val="000000" w:themeColor="text1"/>
        </w:rPr>
        <w:t>43.2% of novel ORFs undergo protein domain changes relative to their closest annotated counterparts (</w:t>
      </w:r>
      <w:r w:rsidRPr="00913562">
        <w:rPr>
          <w:rFonts w:cs="Times New Roman"/>
          <w:b/>
          <w:color w:val="000000" w:themeColor="text1"/>
        </w:rPr>
        <w:t>Figure 3d</w:t>
      </w:r>
      <w:r w:rsidRPr="00913562">
        <w:rPr>
          <w:rFonts w:cs="Times New Roman"/>
          <w:color w:val="000000" w:themeColor="text1"/>
        </w:rPr>
        <w:t xml:space="preserve">), with domain switches occurring predominantly from CH to Filamin (416 ORFs) and from fn3 to </w:t>
      </w:r>
      <w:proofErr w:type="spellStart"/>
      <w:r w:rsidRPr="00913562">
        <w:rPr>
          <w:rFonts w:cs="Times New Roman"/>
          <w:color w:val="000000" w:themeColor="text1"/>
        </w:rPr>
        <w:t>EGF_Tenascin</w:t>
      </w:r>
      <w:proofErr w:type="spellEnd"/>
      <w:r w:rsidRPr="00913562">
        <w:rPr>
          <w:rFonts w:cs="Times New Roman"/>
          <w:color w:val="000000" w:themeColor="text1"/>
        </w:rPr>
        <w:t xml:space="preserve"> (135 ORFs). Loss of extracellular region was observed in 4.54%</w:t>
      </w:r>
      <w:r>
        <w:rPr>
          <w:rFonts w:ascii="Courier New" w:hAnsi="Courier New" w:cs="Courier New"/>
          <w:color w:val="3B3B3B"/>
        </w:rPr>
        <w:t>–</w:t>
      </w:r>
      <w:r>
        <w:rPr>
          <w:rFonts w:cs="Times New Roman"/>
          <w:color w:val="000000" w:themeColor="text1"/>
        </w:rPr>
        <w:t xml:space="preserve"> </w:t>
      </w:r>
      <w:r w:rsidRPr="00913562">
        <w:rPr>
          <w:rFonts w:cs="Times New Roman"/>
          <w:color w:val="000000" w:themeColor="text1"/>
        </w:rPr>
        <w:t>6.73% of novel ORFs (</w:t>
      </w:r>
      <w:r w:rsidRPr="00913562">
        <w:rPr>
          <w:rFonts w:cs="Times New Roman"/>
          <w:b/>
          <w:bCs/>
          <w:color w:val="000000" w:themeColor="text1"/>
        </w:rPr>
        <w:t>Figure 3d-e</w:t>
      </w:r>
      <w:r w:rsidRPr="00913562">
        <w:rPr>
          <w:rFonts w:cs="Times New Roman"/>
          <w:color w:val="000000" w:themeColor="text1"/>
        </w:rPr>
        <w:t xml:space="preserve">). PTM analysis using </w:t>
      </w:r>
      <w:proofErr w:type="spellStart"/>
      <w:r w:rsidRPr="00913562">
        <w:rPr>
          <w:rFonts w:cs="Times New Roman"/>
          <w:color w:val="000000" w:themeColor="text1"/>
        </w:rPr>
        <w:t>MusiteDeep</w:t>
      </w:r>
      <w:proofErr w:type="spellEnd"/>
      <w:r w:rsidRPr="00913562">
        <w:rPr>
          <w:rFonts w:cs="Times New Roman"/>
          <w:color w:val="000000" w:themeColor="text1"/>
        </w:rPr>
        <w:t xml:space="preserve"> identified changes in 55.4%</w:t>
      </w:r>
      <w:r>
        <w:rPr>
          <w:rFonts w:ascii="Courier New" w:hAnsi="Courier New" w:cs="Courier New"/>
          <w:color w:val="3B3B3B"/>
        </w:rPr>
        <w:t>–</w:t>
      </w:r>
      <w:r w:rsidRPr="00913562">
        <w:rPr>
          <w:rFonts w:cs="Times New Roman"/>
          <w:color w:val="000000" w:themeColor="text1"/>
        </w:rPr>
        <w:t>77.4% of novel ORFs (</w:t>
      </w:r>
      <w:r w:rsidRPr="00913562">
        <w:rPr>
          <w:rFonts w:cs="Times New Roman"/>
          <w:b/>
          <w:color w:val="000000" w:themeColor="text1"/>
        </w:rPr>
        <w:t>Figure 3f</w:t>
      </w:r>
      <w:r w:rsidRPr="00913562">
        <w:rPr>
          <w:rFonts w:cs="Times New Roman"/>
          <w:color w:val="000000" w:themeColor="text1"/>
        </w:rPr>
        <w:t>), with ubiquitination (</w:t>
      </w:r>
      <w:r w:rsidRPr="00913562">
        <w:rPr>
          <w:rFonts w:cs="Times New Roman"/>
          <w:i/>
          <w:iCs/>
          <w:color w:val="000000" w:themeColor="text1"/>
        </w:rPr>
        <w:t>n </w:t>
      </w:r>
      <w:r w:rsidRPr="00913562">
        <w:rPr>
          <w:rFonts w:cs="Times New Roman"/>
          <w:color w:val="000000" w:themeColor="text1"/>
        </w:rPr>
        <w:t>= 4,345</w:t>
      </w:r>
      <w:r>
        <w:rPr>
          <w:rFonts w:eastAsiaTheme="minorEastAsia" w:cs="Times New Roman" w:hint="eastAsia"/>
          <w:color w:val="000000" w:themeColor="text1"/>
        </w:rPr>
        <w:t xml:space="preserve"> sites</w:t>
      </w:r>
      <w:r w:rsidRPr="00913562">
        <w:rPr>
          <w:rFonts w:cs="Times New Roman"/>
          <w:color w:val="000000" w:themeColor="text1"/>
        </w:rPr>
        <w:t>), N6-acetyllysine (</w:t>
      </w:r>
      <w:r w:rsidRPr="00913562">
        <w:rPr>
          <w:rFonts w:cs="Times New Roman"/>
          <w:i/>
          <w:iCs/>
          <w:color w:val="000000" w:themeColor="text1"/>
        </w:rPr>
        <w:t>n </w:t>
      </w:r>
      <w:r w:rsidRPr="00913562">
        <w:rPr>
          <w:rFonts w:cs="Times New Roman"/>
          <w:color w:val="000000" w:themeColor="text1"/>
        </w:rPr>
        <w:t>= 4,000</w:t>
      </w:r>
      <w:r>
        <w:rPr>
          <w:rFonts w:eastAsiaTheme="minorEastAsia" w:cs="Times New Roman" w:hint="eastAsia"/>
          <w:color w:val="000000" w:themeColor="text1"/>
        </w:rPr>
        <w:t xml:space="preserve"> sites</w:t>
      </w:r>
      <w:r w:rsidRPr="00913562">
        <w:rPr>
          <w:rFonts w:cs="Times New Roman"/>
          <w:color w:val="000000" w:themeColor="text1"/>
        </w:rPr>
        <w:t>), and N-linked glycosylation (</w:t>
      </w:r>
      <w:r w:rsidRPr="00913562">
        <w:rPr>
          <w:rFonts w:cs="Times New Roman"/>
          <w:i/>
          <w:iCs/>
          <w:color w:val="000000" w:themeColor="text1"/>
        </w:rPr>
        <w:t>n</w:t>
      </w:r>
      <w:r w:rsidRPr="00913562">
        <w:rPr>
          <w:rFonts w:cs="Times New Roman"/>
          <w:color w:val="000000" w:themeColor="text1"/>
        </w:rPr>
        <w:t> = 3,998) sites switching pr</w:t>
      </w:r>
      <w:commentRangeStart w:id="45"/>
      <w:r w:rsidRPr="00913562">
        <w:rPr>
          <w:rFonts w:cs="Times New Roman"/>
          <w:color w:val="000000" w:themeColor="text1"/>
        </w:rPr>
        <w:t>edominantly to serine phosphorylation</w:t>
      </w:r>
      <w:r>
        <w:rPr>
          <w:rFonts w:asciiTheme="minorEastAsia" w:eastAsiaTheme="minorEastAsia" w:hAnsiTheme="minorEastAsia" w:cs="Times New Roman" w:hint="eastAsia"/>
          <w:color w:val="000000" w:themeColor="text1"/>
        </w:rPr>
        <w:t xml:space="preserve">, </w:t>
      </w:r>
      <w:r w:rsidRPr="00913562">
        <w:rPr>
          <w:rFonts w:cs="Times New Roman"/>
          <w:color w:val="000000" w:themeColor="text1"/>
        </w:rPr>
        <w:t>a well-established oncogenic PTM in PDAC.</w:t>
      </w:r>
      <w:commentRangeEnd w:id="45"/>
      <w:r w:rsidRPr="00913562">
        <w:rPr>
          <w:rStyle w:val="af8"/>
          <w:rFonts w:cs="Times New Roman"/>
          <w:color w:val="000000" w:themeColor="text1"/>
          <w:sz w:val="22"/>
          <w:szCs w:val="24"/>
        </w:rPr>
        <w:commentReference w:id="45"/>
      </w:r>
    </w:p>
    <w:p w14:paraId="6225BD54" w14:textId="5AB171CD" w:rsidR="00E60283" w:rsidRPr="00913562" w:rsidRDefault="00B25DA0" w:rsidP="00913562">
      <w:pPr>
        <w:pStyle w:val="2"/>
        <w:spacing w:before="4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Novel isoforms showed preferred presentation in the immunopeptidome</w:t>
      </w:r>
    </w:p>
    <w:p w14:paraId="18CB68CD" w14:textId="4B33CE03" w:rsidR="001D68B9" w:rsidRPr="00913562" w:rsidRDefault="00CA5917" w:rsidP="00913562">
      <w:pPr>
        <w:pStyle w:val="FirstParagraph"/>
        <w:spacing w:before="0" w:after="160"/>
        <w:rPr>
          <w:rStyle w:val="af7"/>
          <w:rFonts w:cs="Times New Roman"/>
          <w:color w:val="000000" w:themeColor="text1"/>
        </w:rPr>
      </w:pPr>
      <w:r w:rsidRPr="00913562">
        <w:rPr>
          <w:rStyle w:val="af7"/>
          <w:rFonts w:cs="Times New Roman"/>
          <w:color w:val="000000" w:themeColor="text1"/>
        </w:rPr>
        <w:t xml:space="preserve">To determine whether novel isoform-derived peptides are presented on MHC class I molecules, </w:t>
      </w:r>
      <w:r>
        <w:rPr>
          <w:rStyle w:val="af7"/>
          <w:rFonts w:cs="Times New Roman"/>
          <w:color w:val="000000" w:themeColor="text1"/>
        </w:rPr>
        <w:t>we analyzed the immunopeptidomes of five PDAC cell lines</w:t>
      </w:r>
      <w:r w:rsidRPr="00913562">
        <w:rPr>
          <w:rStyle w:val="af7"/>
          <w:rFonts w:cs="Times New Roman"/>
          <w:color w:val="000000" w:themeColor="text1"/>
        </w:rPr>
        <w:t xml:space="preserve"> via HLA-I immunoaffinity purification </w:t>
      </w:r>
      <w:r w:rsidRPr="00913562">
        <w:rPr>
          <w:rStyle w:val="af7"/>
          <w:rFonts w:cs="Times New Roman"/>
          <w:color w:val="000000" w:themeColor="text1"/>
        </w:rPr>
        <w:lastRenderedPageBreak/>
        <w:t xml:space="preserve">(W6/32) and LC-MS/MS. </w:t>
      </w:r>
      <w:r>
        <w:rPr>
          <w:rStyle w:val="af7"/>
          <w:rFonts w:cs="Times New Roman"/>
          <w:color w:val="000000" w:themeColor="text1"/>
        </w:rPr>
        <w:t>Database searching was performed using an enhanced</w:t>
      </w:r>
      <w:r w:rsidRPr="00913562">
        <w:rPr>
          <w:rStyle w:val="af7"/>
          <w:rFonts w:cs="Times New Roman"/>
          <w:color w:val="000000" w:themeColor="text1"/>
        </w:rPr>
        <w:t xml:space="preserve"> long-read sequencing-derived reference (LRDB) integrating our PacBio transcriptome,</w:t>
      </w:r>
      <w:r>
        <w:rPr>
          <w:rStyle w:val="af7"/>
          <w:rFonts w:cs="Times New Roman"/>
          <w:color w:val="000000" w:themeColor="text1"/>
        </w:rPr>
        <w:t xml:space="preserve"> </w:t>
      </w:r>
      <w:proofErr w:type="spellStart"/>
      <w:r w:rsidRPr="00913562">
        <w:rPr>
          <w:rStyle w:val="af7"/>
          <w:rFonts w:cs="Times New Roman"/>
          <w:color w:val="000000" w:themeColor="text1"/>
        </w:rPr>
        <w:t>UniProt</w:t>
      </w:r>
      <w:proofErr w:type="spellEnd"/>
      <w:r w:rsidRPr="00913562">
        <w:rPr>
          <w:rStyle w:val="af7"/>
          <w:rFonts w:cs="Times New Roman"/>
          <w:color w:val="000000" w:themeColor="text1"/>
        </w:rPr>
        <w:t xml:space="preserve"> canonical sequences, and </w:t>
      </w:r>
      <w:proofErr w:type="spellStart"/>
      <w:r w:rsidRPr="00913562">
        <w:rPr>
          <w:rStyle w:val="af7"/>
          <w:rFonts w:cs="Times New Roman"/>
          <w:color w:val="000000" w:themeColor="text1"/>
        </w:rPr>
        <w:t>nuORFdb</w:t>
      </w:r>
      <w:proofErr w:type="spellEnd"/>
      <w:r w:rsidRPr="00913562">
        <w:rPr>
          <w:rStyle w:val="af7"/>
          <w:rFonts w:cs="Times New Roman"/>
          <w:color w:val="000000" w:themeColor="text1"/>
        </w:rPr>
        <w:t xml:space="preserve"> non-canonical ORF predictions (</w:t>
      </w:r>
      <w:r w:rsidRPr="00913562">
        <w:rPr>
          <w:rStyle w:val="af7"/>
          <w:rFonts w:cs="Times New Roman"/>
          <w:b/>
          <w:bCs/>
          <w:color w:val="000000" w:themeColor="text1"/>
        </w:rPr>
        <w:t>Figure 4a</w:t>
      </w:r>
      <w:r w:rsidRPr="00913562">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D642R629G319K193&lt;/clusterId&gt;&lt;metadata&gt;&lt;citation&gt;&lt;id&gt;905fa580-78bf-4c6c-a1da-6aed092c1e47&lt;/id&gt;&lt;/citation&gt;&lt;/metadata&gt;&lt;data&gt;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&lt;/data&gt; \* MERGEFORMAT</w:instrText>
      </w:r>
      <w:r>
        <w:rPr>
          <w:rStyle w:val="af7"/>
          <w:rFonts w:cs="Times New Roman"/>
          <w:color w:val="000000" w:themeColor="text1"/>
        </w:rPr>
        <w:fldChar w:fldCharType="separate"/>
      </w:r>
      <w:r w:rsidR="0002522A">
        <w:rPr>
          <w:rStyle w:val="af7"/>
          <w:rFonts w:cs="Times New Roman"/>
          <w:noProof/>
          <w:color w:val="000000" w:themeColor="text1"/>
        </w:rPr>
        <w:t>(82)</w:t>
      </w:r>
      <w:r>
        <w:rPr>
          <w:rStyle w:val="af7"/>
          <w:rFonts w:cs="Times New Roman"/>
          <w:color w:val="000000" w:themeColor="text1"/>
        </w:rPr>
        <w:fldChar w:fldCharType="end"/>
      </w:r>
      <w:r w:rsidRPr="00913562">
        <w:rPr>
          <w:rStyle w:val="af7"/>
          <w:rFonts w:cs="Times New Roman"/>
          <w:color w:val="000000" w:themeColor="text1"/>
        </w:rPr>
        <w:t>.</w:t>
      </w:r>
    </w:p>
    <w:p w14:paraId="1647F2E0" w14:textId="68710F34" w:rsidR="008717AB" w:rsidRPr="00913562" w:rsidRDefault="008717AB" w:rsidP="00913562">
      <w:pPr>
        <w:pStyle w:val="FirstParagraph"/>
        <w:spacing w:before="0" w:after="160"/>
        <w:rPr>
          <w:rStyle w:val="af7"/>
          <w:rFonts w:cs="Times New Roman"/>
          <w:color w:val="000000" w:themeColor="text1"/>
        </w:rPr>
      </w:pPr>
      <w:proofErr w:type="spellStart"/>
      <w:r w:rsidRPr="00913562">
        <w:rPr>
          <w:rStyle w:val="af7"/>
          <w:rFonts w:cs="Times New Roman"/>
          <w:color w:val="000000" w:themeColor="text1"/>
        </w:rPr>
        <w:t>MaxQuant</w:t>
      </w:r>
      <w:proofErr w:type="spellEnd"/>
      <w:r w:rsidRPr="00913562">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P453D413Z184W515&lt;/clusterId&gt;&lt;metadata&gt;&lt;citation&gt;&lt;id&gt;94dd6362-9045-4e3a-90e2-6849ffca6cea&lt;/id&gt;&lt;/citation&gt;&lt;/metadata&gt;&lt;data&gt;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&lt;/data&gt; \* MERGEFORMAT</w:instrText>
      </w:r>
      <w:r>
        <w:rPr>
          <w:rStyle w:val="af7"/>
          <w:rFonts w:cs="Times New Roman"/>
          <w:color w:val="000000" w:themeColor="text1"/>
        </w:rPr>
        <w:fldChar w:fldCharType="separate"/>
      </w:r>
      <w:r w:rsidR="0002522A">
        <w:rPr>
          <w:rStyle w:val="af7"/>
          <w:rFonts w:cs="Times New Roman"/>
          <w:noProof/>
          <w:color w:val="000000" w:themeColor="text1"/>
        </w:rPr>
        <w:t>(83)</w:t>
      </w:r>
      <w:r>
        <w:rPr>
          <w:rStyle w:val="af7"/>
          <w:rFonts w:cs="Times New Roman"/>
          <w:color w:val="000000" w:themeColor="text1"/>
        </w:rPr>
        <w:fldChar w:fldCharType="end"/>
      </w:r>
      <w:r w:rsidRPr="00913562">
        <w:rPr>
          <w:rStyle w:val="af7"/>
          <w:rFonts w:cs="Times New Roman"/>
          <w:color w:val="000000" w:themeColor="text1"/>
        </w:rPr>
        <w:t xml:space="preserve"> </w:t>
      </w:r>
      <w:r>
        <w:rPr>
          <w:rStyle w:val="af7"/>
          <w:rFonts w:cs="Times New Roman"/>
          <w:color w:val="000000" w:themeColor="text1"/>
        </w:rPr>
        <w:t xml:space="preserve">search against the LRDB at 1% FDR yielded 45,892 unique MHC-I peptides across five PDAC cell lines. After quality filtering (Score ≥ 80, PEP ≤ 0.147, length 8–14 amino acids), non-canonical ORF-derived peptides were submitted to HLA binding prediction against a panel of PDAC-relevant alleles (</w:t>
      </w:r>
      <w:del w:id="20011" w:author="V17 revision" w:date="2026-08-24T17:23:58Z">
        <w:r>
          <w:rPr>
            <w:rStyle w:val="af7"/>
            <w:rFonts w:cs="Times New Roman"/>
            <w:color w:val="000000" w:themeColor="text1"/>
          </w:rPr>
          <w:delText xml:space="preserve">HLA-A24:02, A02:01, A11:01, B13:02, B40:01, C01:02, C03:04, C07:02</w:delText>
        </w:r>
      </w:del>
      <w:ins w:id="20012" w:author="V17 revision" w:date="2026-08-24T17:23:58Z">
        <w:r>
          <w:rPr>
            <w:rStyle w:val="af7"/>
            <w:rFonts w:cs="Times New Roman"/>
            <w:color w:val="000000" w:themeColor="text1"/>
          </w:rPr>
          <w:t>HLA-A*24:02, A*02:01, A*11:01, B*13:02, B*40:01, C*01:02, C*03:04, C*07:02</w:t>
        </w:r>
      </w:ins>
      <w:r>
        <w:rPr>
          <w:rStyle w:val="af7"/>
          <w:rFonts w:cs="Times New Roman"/>
          <w:color w:val="000000" w:themeColor="text1"/>
        </w:rPr>
        <w:t xml:space="preserve">); the binding prediction results are compiled in </w:t>
      </w:r>
      <w:r w:rsidRPr="00913562">
        <w:rPr>
          <w:rStyle w:val="af7"/>
          <w:rFonts w:cs="Times New Roman"/>
          <w:b/>
          <w:bCs/>
          <w:color w:val="000000" w:themeColor="text1"/>
        </w:rPr>
        <w:t>Table S4</w:t>
      </w:r>
      <w:r w:rsidRPr="00913562">
        <w:rPr>
          <w:rStyle w:val="af7"/>
          <w:rFonts w:cs="Times New Roman"/>
          <w:color w:val="000000" w:themeColor="text1"/>
        </w:rPr>
        <w:t xml:space="preserve">. Identification quality was confirmed by two approaches. Retention time prediction via </w:t>
      </w:r>
      <w:proofErr w:type="spellStart"/>
      <w:r w:rsidRPr="00913562">
        <w:rPr>
          <w:rStyle w:val="af7"/>
          <w:rFonts w:cs="Times New Roman"/>
          <w:color w:val="000000" w:themeColor="text1"/>
        </w:rPr>
        <w:t>DeepLC</w:t>
      </w:r>
      <w:proofErr w:type="spellEnd"/>
      <w:r w:rsidRPr="00913562">
        <w:rPr>
          <w:rStyle w:val="af7"/>
          <w:rFonts w:cs="Times New Roman"/>
          <w:color w:val="000000" w:themeColor="text1"/>
        </w:rPr>
        <w:t xml:space="preserve"> showed strong correlations for both novel isoform </w:t>
      </w:r>
      <w:r>
        <w:rPr>
          <w:rStyle w:val="af7"/>
          <w:rFonts w:eastAsiaTheme="minorEastAsia" w:cs="Times New Roman"/>
          <w:color w:val="000000" w:themeColor="text1"/>
        </w:rPr>
        <w:t xml:space="preserve">peptides </w:t>
      </w:r>
      <w:r w:rsidRPr="00913562">
        <w:rPr>
          <w:rStyle w:val="af7"/>
          <w:rFonts w:cs="Times New Roman"/>
          <w:color w:val="000000" w:themeColor="text1"/>
        </w:rPr>
        <w:t>(</w:t>
      </w:r>
      <w:r w:rsidRPr="00913562">
        <w:rPr>
          <w:rStyle w:val="af7"/>
          <w:rFonts w:cs="Times New Roman"/>
          <w:i/>
          <w:color w:val="000000" w:themeColor="text1"/>
        </w:rPr>
        <w:t>R</w:t>
      </w:r>
      <w:r w:rsidRPr="00913562">
        <w:rPr>
          <w:rStyle w:val="af7"/>
          <w:rFonts w:cs="Times New Roman"/>
          <w:color w:val="000000" w:themeColor="text1"/>
        </w:rPr>
        <w:t xml:space="preserve"> = 0.81) and canonical peptides (</w:t>
      </w:r>
      <w:r w:rsidRPr="00913562">
        <w:rPr>
          <w:rStyle w:val="af7"/>
          <w:rFonts w:cs="Times New Roman"/>
          <w:i/>
          <w:color w:val="000000" w:themeColor="text1"/>
        </w:rPr>
        <w:t>R</w:t>
      </w:r>
      <w:r w:rsidRPr="00913562">
        <w:rPr>
          <w:rStyle w:val="af7"/>
          <w:rFonts w:cs="Times New Roman"/>
          <w:color w:val="000000" w:themeColor="text1"/>
        </w:rPr>
        <w:t xml:space="preserve"> = 0.82), exceeding the </w:t>
      </w:r>
      <w:r w:rsidRPr="00913562">
        <w:rPr>
          <w:rStyle w:val="af7"/>
          <w:rFonts w:cs="Times New Roman"/>
          <w:i/>
          <w:color w:val="000000" w:themeColor="text1"/>
        </w:rPr>
        <w:t>R</w:t>
      </w:r>
      <w:r>
        <w:rPr>
          <w:rStyle w:val="af7"/>
          <w:rFonts w:cs="Times New Roman"/>
          <w:i/>
          <w:color w:val="000000" w:themeColor="text1"/>
        </w:rPr>
        <w:t xml:space="preserve"> </w:t>
      </w:r>
      <w:r w:rsidRPr="00913562">
        <w:rPr>
          <w:rStyle w:val="af7"/>
          <w:rFonts w:cs="Times New Roman"/>
          <w:color w:val="000000" w:themeColor="text1"/>
        </w:rPr>
        <w:t>&gt;</w:t>
      </w:r>
      <w:r>
        <w:rPr>
          <w:rStyle w:val="af7"/>
          <w:rFonts w:cs="Times New Roman"/>
          <w:color w:val="000000" w:themeColor="text1"/>
        </w:rPr>
        <w:t xml:space="preserve"> </w:t>
      </w:r>
      <w:r w:rsidRPr="00913562">
        <w:rPr>
          <w:rStyle w:val="af7"/>
          <w:rFonts w:cs="Times New Roman"/>
          <w:color w:val="000000" w:themeColor="text1"/>
        </w:rPr>
        <w:t>0.75 threshold for confident cross-database identification (</w:t>
      </w:r>
      <w:r w:rsidRPr="00913562">
        <w:rPr>
          <w:rStyle w:val="af7"/>
          <w:rFonts w:cs="Times New Roman"/>
          <w:b/>
          <w:bCs/>
          <w:color w:val="000000" w:themeColor="text1"/>
        </w:rPr>
        <w:t>Figure 4b)</w:t>
      </w:r>
      <w:r w:rsidRPr="00913562">
        <w:rPr>
          <w:rStyle w:val="af7"/>
          <w:rFonts w:cs="Times New Roman"/>
          <w:color w:val="000000" w:themeColor="text1"/>
        </w:rPr>
        <w:t>. Physicochemical features (ORF length, PEP, elution score, hydrophobicity) were further evaluated across ORF categories (</w:t>
      </w:r>
      <w:r w:rsidRPr="00913562">
        <w:rPr>
          <w:rStyle w:val="af7"/>
          <w:rFonts w:cs="Times New Roman"/>
          <w:b/>
          <w:bCs/>
          <w:color w:val="000000" w:themeColor="text1"/>
        </w:rPr>
        <w:t>Figure 4c</w:t>
      </w:r>
      <w:r w:rsidRPr="00913562">
        <w:rPr>
          <w:rStyle w:val="af7"/>
          <w:rFonts w:cs="Times New Roman"/>
          <w:color w:val="000000" w:themeColor="text1"/>
        </w:rPr>
        <w:t xml:space="preserve">). Enrichment analysis across two validation cohorts revealed that novel isoform-derived peptides were highly represented in the immunopeptidome. </w:t>
      </w:r>
      <w:r>
        <w:rPr>
          <w:rStyle w:val="af7"/>
          <w:rFonts w:cs="Times New Roman"/>
          <w:color w:val="000000" w:themeColor="text1"/>
        </w:rPr>
        <w:t>Fisher's exact test revealed that novel isoform-derived proteins were significantly overrepresented in the immunopeptidome relative to their frequency in the LRDB reference database</w:t>
      </w:r>
      <w:r w:rsidRPr="00913562">
        <w:rPr>
          <w:rStyle w:val="af7"/>
          <w:rFonts w:cs="Times New Roman"/>
          <w:color w:val="000000" w:themeColor="text1"/>
        </w:rPr>
        <w:t xml:space="preserve"> </w:t>
      </w:r>
      <w:r>
        <w:rPr>
          <w:rStyle w:val="af7"/>
          <w:rFonts w:cs="Times New Roman"/>
          <w:color w:val="000000" w:themeColor="text1"/>
        </w:rPr>
        <w:t>(all MHC-I-presented proteins: OR = 3.12, 95% CI: 2.12–4.44; high-affinity HLA-A*24:02 binders: OR = 3.47, 95% CI: 3.28–3.67; both P &lt; 0.0001, Fisher's exact test)</w:t>
      </w:r>
      <w:r w:rsidRPr="00913562">
        <w:rPr>
          <w:rStyle w:val="af7"/>
          <w:rFonts w:cs="Times New Roman"/>
          <w:color w:val="000000" w:themeColor="text1"/>
        </w:rPr>
        <w:t xml:space="preserve">. </w:t>
      </w:r>
      <w:r>
        <w:rPr>
          <w:rStyle w:val="af7"/>
          <w:rFonts w:cs="Times New Roman"/>
          <w:color w:val="000000" w:themeColor="text1"/>
        </w:rPr>
        <w:t>Canonical proteins were also enriched (OR = 2.95 and 2.93 in the two comparisons, respectively), consistent with their expected dominance in the immunopeptidome; however, the novel isoform category showed the highest OR among all non-canonical categories</w:t>
      </w:r>
      <w:r w:rsidRPr="00913562">
        <w:rPr>
          <w:rStyle w:val="af7"/>
          <w:rFonts w:cs="Times New Roman"/>
          <w:color w:val="000000" w:themeColor="text1"/>
        </w:rPr>
        <w:t xml:space="preserve">, whereas other non-canonical categories (such as 3' Overlap </w:t>
      </w:r>
      <w:proofErr w:type="spellStart"/>
      <w:r w:rsidRPr="00913562">
        <w:rPr>
          <w:rStyle w:val="af7"/>
          <w:rFonts w:cs="Times New Roman"/>
          <w:color w:val="000000" w:themeColor="text1"/>
        </w:rPr>
        <w:t>dORF</w:t>
      </w:r>
      <w:proofErr w:type="spellEnd"/>
      <w:r w:rsidRPr="00913562">
        <w:rPr>
          <w:rStyle w:val="af7"/>
          <w:rFonts w:cs="Times New Roman"/>
          <w:color w:val="000000" w:themeColor="text1"/>
        </w:rPr>
        <w:t xml:space="preserve"> and pseudogenes) showed significant depletion (OR </w:t>
      </w:r>
      <w:r w:rsidRPr="00913562">
        <w:rPr>
          <w:rStyle w:val="af7"/>
          <w:rFonts w:cs="Times New Roman" w:hint="eastAsia"/>
          <w:color w:val="000000" w:themeColor="text1"/>
        </w:rPr>
        <w:t>≤</w:t>
      </w:r>
      <w:r w:rsidRPr="00913562">
        <w:rPr>
          <w:rStyle w:val="af7"/>
          <w:rFonts w:cs="Times New Roman"/>
          <w:color w:val="000000" w:themeColor="text1"/>
        </w:rPr>
        <w:t xml:space="preserve"> 0.51) (</w:t>
      </w:r>
      <w:r w:rsidRPr="00913562">
        <w:rPr>
          <w:rStyle w:val="af7"/>
          <w:rFonts w:cs="Times New Roman"/>
          <w:b/>
          <w:bCs/>
          <w:color w:val="000000" w:themeColor="text1"/>
        </w:rPr>
        <w:t>Figure 4d</w:t>
      </w:r>
      <w:r w:rsidRPr="00913562">
        <w:rPr>
          <w:rStyle w:val="af7"/>
          <w:rFonts w:cs="Times New Roman"/>
          <w:color w:val="000000" w:themeColor="text1"/>
        </w:rPr>
        <w:t>).</w:t>
      </w:r>
    </w:p>
    <w:p w14:paraId="464C4E24" w14:textId="1B2614DF" w:rsidR="001D68B9" w:rsidRPr="00913562" w:rsidRDefault="008717AB" w:rsidP="00913562">
      <w:pPr>
        <w:pStyle w:val="FirstParagraph"/>
        <w:spacing w:before="0" w:after="160"/>
        <w:rPr>
          <w:rFonts w:cs="Times New Roman"/>
          <w:color w:val="000000" w:themeColor="text1"/>
        </w:rPr>
      </w:pPr>
      <w:r w:rsidRPr="00913562">
        <w:rPr>
          <w:rStyle w:val="af7"/>
          <w:rFonts w:cs="Times New Roman"/>
          <w:color w:val="000000" w:themeColor="text1"/>
        </w:rPr>
        <w:t>Three representative HLA-A*24:02-restricted peptides were validated by MS/MS (</w:t>
      </w:r>
      <w:r w:rsidRPr="00913562">
        <w:rPr>
          <w:rStyle w:val="af7"/>
          <w:rFonts w:cs="Times New Roman"/>
          <w:b/>
          <w:bCs/>
          <w:color w:val="000000" w:themeColor="text1"/>
        </w:rPr>
        <w:t>Figure 4e</w:t>
      </w:r>
      <w:r w:rsidRPr="00913562">
        <w:rPr>
          <w:rStyle w:val="af7"/>
          <w:rFonts w:cs="Times New Roman"/>
          <w:color w:val="000000" w:themeColor="text1"/>
        </w:rPr>
        <w:t>): QYGGDLTNTF, VYGSIFSF, and EYDSSFPNW. All three peptides demonstrated comprehensive b- and y-ion series coverage, enabling unambiguous sequence assignment. Molecular docking confirmed canonical binding orientations, with anchor residues at position 2 and the C-terminus engaging the B and F pockets, respectively (</w:t>
      </w:r>
      <w:r w:rsidRPr="00913562">
        <w:rPr>
          <w:rStyle w:val="af7"/>
          <w:rFonts w:cs="Times New Roman"/>
          <w:b/>
          <w:bCs/>
          <w:color w:val="000000" w:themeColor="text1"/>
        </w:rPr>
        <w:t>Figure 4f</w:t>
      </w:r>
      <w:r>
        <w:rPr>
          <w:rStyle w:val="af7"/>
          <w:rFonts w:eastAsiaTheme="minorEastAsia" w:cs="Times New Roman" w:hint="eastAsia"/>
          <w:b/>
          <w:bCs/>
          <w:color w:val="000000" w:themeColor="text1"/>
        </w:rPr>
        <w:t xml:space="preserve">, </w:t>
      </w:r>
      <w:r w:rsidRPr="00913562">
        <w:rPr>
          <w:rStyle w:val="af7"/>
          <w:rFonts w:cs="Times New Roman"/>
          <w:b/>
          <w:bCs/>
          <w:color w:val="000000" w:themeColor="text1"/>
        </w:rPr>
        <w:t>Figure S5</w:t>
      </w:r>
      <w:r w:rsidRPr="00913562">
        <w:rPr>
          <w:rStyle w:val="af7"/>
          <w:rFonts w:cs="Times New Roman"/>
          <w:color w:val="000000" w:themeColor="text1"/>
        </w:rPr>
        <w:t>).</w:t>
      </w:r>
    </w:p>
    <w:p w14:paraId="6225BD5A" w14:textId="3D870BE6" w:rsidR="00E60283" w:rsidRPr="00913562" w:rsidRDefault="009A50DA" w:rsidP="00913562">
      <w:pPr>
        <w:pStyle w:val="2"/>
        <w:spacing w:before="40" w:after="0"/>
        <w:rPr>
          <w:rFonts w:ascii="Times New Roman" w:hAnsi="Times New Roman" w:cs="Times New Roman"/>
          <w:color w:val="000000" w:themeColor="text1"/>
          <w:sz w:val="26"/>
          <w:szCs w:val="26"/>
        </w:rPr>
      </w:pPr>
      <w:bookmarkStart w:id="46" w:name="OLE_LINK3"/>
      <w:commentRangeStart w:id="47"/>
      <w:commentRangeStart w:id="48"/>
      <w:r w:rsidRPr="00913562">
        <w:rPr>
          <w:rFonts w:ascii="Times New Roman" w:hAnsi="Times New Roman" w:cs="Times New Roman"/>
          <w:color w:val="000000" w:themeColor="text1"/>
          <w:sz w:val="26"/>
          <w:szCs w:val="26"/>
        </w:rPr>
        <w:t xml:space="preserve">Design and </w:t>
      </w:r>
      <w:r>
        <w:rPr>
          <w:rFonts w:ascii="Times New Roman" w:hAnsi="Times New Roman" w:cs="Times New Roman"/>
          <w:color w:val="000000" w:themeColor="text1"/>
          <w:sz w:val="26"/>
          <w:szCs w:val="26"/>
        </w:rPr>
        <w:t>v</w:t>
      </w:r>
      <w:r w:rsidRPr="00913562">
        <w:rPr>
          <w:rFonts w:ascii="Times New Roman" w:hAnsi="Times New Roman" w:cs="Times New Roman"/>
          <w:color w:val="000000" w:themeColor="text1"/>
          <w:sz w:val="26"/>
          <w:szCs w:val="26"/>
        </w:rPr>
        <w:t xml:space="preserve">alidation of LNP-mRNA </w:t>
      </w:r>
      <w:r>
        <w:rPr>
          <w:rFonts w:ascii="Times New Roman" w:hAnsi="Times New Roman" w:cs="Times New Roman"/>
          <w:color w:val="000000" w:themeColor="text1"/>
          <w:sz w:val="26"/>
          <w:szCs w:val="26"/>
        </w:rPr>
        <w:t>v</w:t>
      </w:r>
      <w:r w:rsidRPr="00913562">
        <w:rPr>
          <w:rFonts w:ascii="Times New Roman" w:hAnsi="Times New Roman" w:cs="Times New Roman"/>
          <w:color w:val="000000" w:themeColor="text1"/>
          <w:sz w:val="26"/>
          <w:szCs w:val="26"/>
        </w:rPr>
        <w:t xml:space="preserve">accines </w:t>
      </w:r>
      <w:r>
        <w:rPr>
          <w:rFonts w:ascii="Times New Roman" w:hAnsi="Times New Roman" w:cs="Times New Roman"/>
          <w:color w:val="000000" w:themeColor="text1"/>
          <w:sz w:val="26"/>
          <w:szCs w:val="26"/>
        </w:rPr>
        <w:t>e</w:t>
      </w:r>
      <w:r w:rsidRPr="00913562">
        <w:rPr>
          <w:rFonts w:ascii="Times New Roman" w:hAnsi="Times New Roman" w:cs="Times New Roman"/>
          <w:color w:val="000000" w:themeColor="text1"/>
          <w:sz w:val="26"/>
          <w:szCs w:val="26"/>
        </w:rPr>
        <w:t xml:space="preserve">ncoding </w:t>
      </w:r>
      <w:r>
        <w:rPr>
          <w:rFonts w:ascii="Times New Roman" w:hAnsi="Times New Roman" w:cs="Times New Roman"/>
          <w:color w:val="000000" w:themeColor="text1"/>
          <w:sz w:val="26"/>
          <w:szCs w:val="26"/>
        </w:rPr>
        <w:t>n</w:t>
      </w:r>
      <w:r w:rsidRPr="00913562">
        <w:rPr>
          <w:rFonts w:ascii="Times New Roman" w:hAnsi="Times New Roman" w:cs="Times New Roman"/>
          <w:color w:val="000000" w:themeColor="text1"/>
          <w:sz w:val="26"/>
          <w:szCs w:val="26"/>
        </w:rPr>
        <w:t>on-</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 xml:space="preserve">anonical </w:t>
      </w:r>
      <w:r>
        <w:rPr>
          <w:rFonts w:ascii="Times New Roman" w:hAnsi="Times New Roman" w:cs="Times New Roman" w:hint="eastAsia"/>
          <w:color w:val="000000" w:themeColor="text1"/>
          <w:sz w:val="26"/>
          <w:szCs w:val="26"/>
        </w:rPr>
        <w:t>neoepitopes</w:t>
      </w:r>
      <w:commentRangeEnd w:id="47"/>
      <w:r w:rsidRPr="00913562">
        <w:rPr>
          <w:rStyle w:val="af8"/>
          <w:rFonts w:ascii="Times New Roman" w:hAnsi="Times New Roman" w:cs="Times New Roman"/>
          <w:color w:val="000000" w:themeColor="text1"/>
          <w:sz w:val="26"/>
          <w:szCs w:val="26"/>
        </w:rPr>
        <w:commentReference w:id="47"/>
      </w:r>
      <w:commentRangeEnd w:id="48"/>
      <w:r w:rsidRPr="00913562">
        <w:rPr>
          <w:rStyle w:val="af8"/>
          <w:rFonts w:ascii="Times New Roman" w:hAnsi="Times New Roman" w:cs="Times New Roman"/>
          <w:color w:val="000000" w:themeColor="text1"/>
          <w:sz w:val="26"/>
          <w:szCs w:val="26"/>
        </w:rPr>
        <w:commentReference w:id="48"/>
      </w:r>
    </w:p>
    <w:p w14:paraId="6225BD5B" w14:textId="2F9B2748" w:rsidR="00E60283" w:rsidRPr="00913562" w:rsidRDefault="00B95072" w:rsidP="00913562">
      <w:pPr>
        <w:pStyle w:val="FirstParagraph"/>
        <w:spacing w:before="0" w:after="160"/>
        <w:rPr>
          <w:rFonts w:cs="Times New Roman"/>
          <w:b/>
          <w:color w:val="000000" w:themeColor="text1"/>
        </w:rPr>
      </w:pPr>
      <w:r>
        <w:rPr>
          <w:rStyle w:val="af7"/>
          <w:rFonts w:cs="Times New Roman"/>
          <w:color w:val="000000" w:themeColor="text1"/>
        </w:rPr>
        <w:t xml:space="preserve">Based on integrated immunopeptidomes data, HLA-binding predictions </w:t>
      </w:r>
      <w:r>
        <w:rPr>
          <w:rStyle w:val="af7"/>
          <w:rFonts w:cs="Times New Roman"/>
          <w:color w:val="000000" w:themeColor="text1"/>
        </w:rPr>
        <w:fldChar w:fldCharType="begin" w:fldLock="1"/>
      </w:r>
      <w:r>
        <w:rPr>
          <w:rStyle w:val="af7"/>
          <w:rFonts w:cs="Times New Roman"/>
          <w:color w:val="000000" w:themeColor="text1"/>
        </w:rPr>
        <w:instrText>ADDIN paperpile_citation &lt;clusterId&gt;I727W817S287Q988&lt;/clusterId&gt;&lt;metadata&gt;&lt;citation&gt;&lt;id&gt;15e2b33d-3409-43e5-8cdb-0c25a0b9d691&lt;/id&gt;&lt;/citation&gt;&lt;/metadata&gt;&lt;data&gt;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&lt;/data&gt; \* MERGEFORMAT</w:instrText>
      </w:r>
      <w:r>
        <w:rPr>
          <w:rStyle w:val="af7"/>
          <w:rFonts w:cs="Times New Roman"/>
          <w:color w:val="000000" w:themeColor="text1"/>
        </w:rPr>
        <w:fldChar w:fldCharType="separate"/>
      </w:r>
      <w:r w:rsidR="0002522A">
        <w:rPr>
          <w:rStyle w:val="af7"/>
          <w:rFonts w:cs="Times New Roman"/>
          <w:noProof/>
          <w:color w:val="000000" w:themeColor="text1"/>
        </w:rPr>
        <w:t>(84)</w:t>
      </w:r>
      <w:r>
        <w:rPr>
          <w:rStyle w:val="af7"/>
          <w:rFonts w:cs="Times New Roman"/>
          <w:color w:val="000000" w:themeColor="text1"/>
        </w:rPr>
        <w:fldChar w:fldCharType="end"/>
      </w:r>
      <w:r>
        <w:rPr>
          <w:rStyle w:val="af7"/>
          <w:rFonts w:cs="Times New Roman"/>
          <w:color w:val="000000" w:themeColor="text1"/>
        </w:rPr>
        <w:t>, expression profiles, and immunogenicity scores, we shortlisted 147 top-ranked non-canonical neoepitopes for therapeutic mRNA vaccine development (</w:t>
      </w:r>
      <w:del w:id="20055" w:author="V17 revision" w:date="2026-08-24T17:23:58Z">
        <w:r>
          <w:rPr>
            <w:rStyle w:val="af7"/>
            <w:rFonts w:cs="Times New Roman"/>
            <w:color w:val="000000" w:themeColor="text1"/>
          </w:rPr>
          <w:delText>IC</w:delText>
        </w:r>
        <w:r w:rsidRPr="00913562">
          <w:rPr>
            <w:rStyle w:val="af7"/>
            <w:rFonts w:cs="Times New Roman"/>
            <w:color w:val="000000" w:themeColor="text1"/>
            <w:vertAlign w:val="subscript"/>
          </w:rPr>
          <w:delText>50</w:delText>
        </w:r>
      </w:del>
      <w:ins w:id="20056" w:author="V17 revision" w:date="2026-08-24T17:23:58Z">
        <w:r>
          <w:rPr>
            <w:rStyle w:val="af7"/>
            <w:rFonts w:cs="Times New Roman"/>
            <w:color w:val="000000" w:themeColor="text1"/>
          </w:rPr>
          <w:t>IC₅₀</w:t>
        </w:r>
      </w:ins>
      <w:r>
        <w:rPr>
          <w:rStyle w:val="af7"/>
          <w:rFonts w:cs="Times New Roman"/>
          <w:color w:val="000000" w:themeColor="text1"/>
        </w:rPr>
        <w:t xml:space="preserve"> &lt; 500 </w:t>
      </w:r>
      <w:proofErr w:type="spellStart"/>
      <w:r>
        <w:rPr>
          <w:rStyle w:val="af7"/>
          <w:rFonts w:cs="Times New Roman"/>
          <w:color w:val="000000" w:themeColor="text1"/>
        </w:rPr>
        <w:t>nM</w:t>
      </w:r>
      <w:proofErr w:type="spellEnd"/>
      <w:r>
        <w:rPr>
          <w:rStyle w:val="af7"/>
          <w:rFonts w:cs="Times New Roman"/>
          <w:color w:val="000000" w:themeColor="text1"/>
        </w:rPr>
        <w:t xml:space="preserve">; </w:t>
      </w:r>
      <w:proofErr w:type="spellStart"/>
      <w:r>
        <w:rPr>
          <w:rStyle w:val="af7"/>
          <w:rFonts w:cs="Times New Roman"/>
          <w:color w:val="000000" w:themeColor="text1"/>
        </w:rPr>
        <w:t>DeepImmuno</w:t>
      </w:r>
      <w:proofErr w:type="spellEnd"/>
      <w:r>
        <w:rPr>
          <w:rStyle w:val="af7"/>
          <w:rFonts w:cs="Times New Roman"/>
          <w:color w:val="000000" w:themeColor="text1"/>
        </w:rPr>
        <w:t xml:space="preserve"> score &gt; 0.45). </w:t>
      </w:r>
      <w:r w:rsidRPr="00913562">
        <w:rPr>
          <w:rStyle w:val="af7"/>
          <w:rFonts w:cs="Times New Roman"/>
          <w:color w:val="000000" w:themeColor="text1"/>
        </w:rPr>
        <w:t xml:space="preserve">We designed </w:t>
      </w:r>
      <w:r w:rsidRPr="00913562">
        <w:rPr>
          <w:rStyle w:val="af7"/>
          <w:rFonts w:cs="Times New Roman"/>
          <w:color w:val="000000" w:themeColor="text1"/>
        </w:rPr>
        <w:lastRenderedPageBreak/>
        <w:t xml:space="preserve">four mRNA constructs (sq1, sq2, sq3, sq4) encoding tandem minigenes with 4, 8, 8, and 12 neoepitopes, respectively, separated by flexible </w:t>
      </w:r>
      <w:del w:id="20025" w:author="V17 revision" w:date="2026-08-24T17:23:58Z">
        <w:r w:rsidRPr="00913562">
          <w:rPr>
            <w:rStyle w:val="af7"/>
            <w:rFonts w:cs="Times New Roman"/>
            <w:color w:val="000000" w:themeColor="text1"/>
          </w:rPr>
          <w:lastRenderedPageBreak/>
          <w:delText xml:space="preserve">(GGGGS)</w:delText>
        </w:r>
        <w:r w:rsidRPr="00913562">
          <w:rPr>
            <w:rStyle w:val="af7"/>
            <w:rFonts w:cs="Times New Roman"/>
            <w:color w:val="000000" w:themeColor="text1"/>
            <w:vertAlign w:val="subscript"/>
          </w:rPr>
          <w:delText>3</w:delText>
        </w:r>
        <w:r w:rsidRPr="00913562">
          <w:rPr>
            <w:rStyle w:val="af7"/>
            <w:rFonts w:cs="Times New Roman"/>
            <w:color w:val="000000" w:themeColor="text1"/>
          </w:rPr>
          <w:delText xml:space="preserve"> linkers</w:delText>
        </w:r>
      </w:del>
      <w:ins w:id="20026" w:author="V17 revision" w:date="2026-08-24T17:23:58Z">
        <w:r>
          <w:rPr>
            <w:rStyle w:val="af7"/>
            <w:rFonts w:cs="Times New Roman"/>
            <w:color w:val="000000" w:themeColor="text1"/>
          </w:rPr>
          <w:t>(GGGGS)₃ linkers</w:t>
        </w:r>
      </w:ins>
      <w:r w:rsidRPr="00913562">
        <w:rPr>
          <w:rStyle w:val="af7"/>
          <w:rFonts w:cs="Times New Roman"/>
          <w:color w:val="000000" w:themeColor="text1"/>
        </w:rPr>
        <w:t xml:space="preserve"> (</w:t>
      </w:r>
      <w:r w:rsidRPr="00913562">
        <w:rPr>
          <w:rStyle w:val="af7"/>
          <w:rFonts w:cs="Times New Roman"/>
          <w:b/>
          <w:bCs/>
          <w:color w:val="000000" w:themeColor="text1"/>
        </w:rPr>
        <w:t>Figure 5a</w:t>
      </w:r>
      <w:r>
        <w:rPr>
          <w:rStyle w:val="af7"/>
          <w:rFonts w:eastAsiaTheme="minorEastAsia" w:cs="Times New Roman"/>
          <w:b/>
          <w:bCs/>
          <w:color w:val="000000" w:themeColor="text1"/>
        </w:rPr>
        <w:t xml:space="preserve">, </w:t>
      </w:r>
      <w:r>
        <w:rPr>
          <w:rFonts w:eastAsiaTheme="minorEastAsia" w:cs="Times New Roman"/>
          <w:b/>
          <w:bCs/>
          <w:color w:val="000000" w:themeColor="text1"/>
        </w:rPr>
        <w:t>Figure 5</w:t>
      </w:r>
      <w:r w:rsidRPr="00913562">
        <w:rPr>
          <w:rStyle w:val="af7"/>
          <w:rFonts w:cs="Times New Roman"/>
          <w:b/>
          <w:bCs/>
          <w:color w:val="000000" w:themeColor="text1"/>
        </w:rPr>
        <w:t>b</w:t>
      </w:r>
      <w:r>
        <w:rPr>
          <w:rStyle w:val="af7"/>
          <w:rFonts w:cs="Times New Roman"/>
          <w:b/>
          <w:bCs/>
          <w:color w:val="000000" w:themeColor="text1"/>
        </w:rPr>
        <w:t xml:space="preserve"> </w:t>
      </w:r>
      <w:r w:rsidRPr="00913562">
        <w:rPr>
          <w:rStyle w:val="af7"/>
          <w:rFonts w:cs="Times New Roman"/>
          <w:color w:val="000000" w:themeColor="text1"/>
        </w:rPr>
        <w:t>and</w:t>
      </w:r>
      <w:r>
        <w:rPr>
          <w:rStyle w:val="af7"/>
          <w:rFonts w:cs="Times New Roman"/>
          <w:b/>
          <w:bCs/>
          <w:color w:val="000000" w:themeColor="text1"/>
        </w:rPr>
        <w:t xml:space="preserve"> </w:t>
      </w:r>
      <w:r w:rsidRPr="00913562">
        <w:rPr>
          <w:rStyle w:val="af7"/>
          <w:rFonts w:cs="Times New Roman"/>
          <w:b/>
          <w:bCs/>
          <w:color w:val="000000" w:themeColor="text1"/>
        </w:rPr>
        <w:t>Table S</w:t>
      </w:r>
      <w:r>
        <w:rPr>
          <w:rStyle w:val="af7"/>
          <w:rFonts w:cs="Times New Roman"/>
          <w:b/>
          <w:bCs/>
          <w:color w:val="000000" w:themeColor="text1"/>
        </w:rPr>
        <w:t>5</w:t>
      </w:r>
      <w:r w:rsidRPr="00913562">
        <w:rPr>
          <w:rStyle w:val="af7"/>
          <w:rFonts w:cs="Times New Roman"/>
          <w:color w:val="000000" w:themeColor="text1"/>
        </w:rPr>
        <w:t>).</w:t>
      </w:r>
    </w:p>
    <w:p w14:paraId="57F3BEC1" w14:textId="7A9ABE2D" w:rsidR="00D431BC" w:rsidRPr="00913562" w:rsidRDefault="00D431BC" w:rsidP="00913562">
      <w:pPr>
        <w:pStyle w:val="a0"/>
        <w:spacing w:before="0" w:after="160"/>
        <w:rPr>
          <w:rFonts w:cs="Times New Roman"/>
          <w:color w:val="000000" w:themeColor="text1"/>
        </w:rPr>
      </w:pPr>
      <w:r w:rsidRPr="00913562">
        <w:rPr>
          <w:rStyle w:val="af7"/>
          <w:rFonts w:cs="Times New Roman"/>
          <w:color w:val="000000" w:themeColor="text1"/>
        </w:rPr>
        <w:t>IFN-</w:t>
      </w:r>
      <w:r w:rsidRPr="00913562">
        <w:rPr>
          <w:rStyle w:val="af7"/>
          <w:rFonts w:cs="Times New Roman" w:hint="eastAsia"/>
          <w:color w:val="000000" w:themeColor="text1"/>
        </w:rPr>
        <w:t>γ</w:t>
      </w:r>
      <w:r w:rsidRPr="00913562">
        <w:rPr>
          <w:rStyle w:val="af7"/>
          <w:rFonts w:cs="Times New Roman"/>
          <w:color w:val="000000" w:themeColor="text1"/>
        </w:rPr>
        <w:t xml:space="preserve"> ELISpot screening of 64 synthesized neoepitope candidates (selected from 147 composite-score shortlisted peptides) using PBMCs from three HLA-A*24:02-matched donors (</w:t>
      </w:r>
      <w:commentRangeStart w:id="49"/>
      <w:commentRangeStart w:id="50"/>
      <w:r>
        <w:rPr>
          <w:rStyle w:val="af7"/>
          <w:rFonts w:cs="Times New Roman"/>
          <w:b/>
          <w:bCs/>
          <w:color w:val="000000" w:themeColor="text1"/>
        </w:rPr>
        <w:t>Figure</w:t>
      </w:r>
      <w:r w:rsidRPr="00913562">
        <w:rPr>
          <w:rStyle w:val="af7"/>
          <w:rFonts w:eastAsiaTheme="minorEastAsia" w:cs="Times New Roman"/>
          <w:b/>
          <w:bCs/>
          <w:color w:val="000000" w:themeColor="text1"/>
        </w:rPr>
        <w:t xml:space="preserve"> </w:t>
      </w:r>
      <w:r w:rsidRPr="00913562">
        <w:rPr>
          <w:rStyle w:val="af7"/>
          <w:rFonts w:cs="Times New Roman"/>
          <w:b/>
          <w:bCs/>
          <w:color w:val="000000" w:themeColor="text1"/>
        </w:rPr>
        <w:t>5c</w:t>
      </w:r>
      <w:commentRangeEnd w:id="49"/>
      <w:r>
        <w:rPr>
          <w:rStyle w:val="af8"/>
          <w:rFonts w:eastAsiaTheme="minorEastAsia" w:cs="Times New Roman"/>
          <w:b/>
          <w:bCs/>
          <w:color w:val="000000" w:themeColor="text1"/>
          <w:sz w:val="22"/>
          <w:szCs w:val="24"/>
        </w:rPr>
        <w:commentReference w:id="49"/>
      </w:r>
      <w:commentRangeEnd w:id="50"/>
      <w:r>
        <w:rPr>
          <w:rStyle w:val="af8"/>
          <w:rFonts w:eastAsiaTheme="minorEastAsia" w:cs="Times New Roman"/>
          <w:b/>
          <w:bCs/>
          <w:color w:val="000000" w:themeColor="text1"/>
          <w:sz w:val="22"/>
          <w:szCs w:val="24"/>
        </w:rPr>
        <w:commentReference w:id="50"/>
      </w:r>
      <w:r>
        <w:rPr>
          <w:rStyle w:val="af7"/>
          <w:rFonts w:eastAsiaTheme="minorEastAsia" w:cs="Times New Roman"/>
          <w:b/>
          <w:bCs/>
          <w:color w:val="000000" w:themeColor="text1"/>
        </w:rPr>
        <w:t xml:space="preserve">, </w:t>
      </w:r>
      <w:r w:rsidRPr="00913562">
        <w:rPr>
          <w:rFonts w:cs="Times New Roman"/>
          <w:b/>
          <w:bCs/>
          <w:color w:val="000000" w:themeColor="text1"/>
        </w:rPr>
        <w:t xml:space="preserve">Figure </w:t>
      </w:r>
      <w:r>
        <w:rPr>
          <w:rFonts w:eastAsiaTheme="minorEastAsia" w:cs="Times New Roman"/>
          <w:b/>
          <w:bCs/>
          <w:color w:val="000000" w:themeColor="text1"/>
        </w:rPr>
        <w:t>S</w:t>
      </w:r>
      <w:r w:rsidRPr="00913562">
        <w:rPr>
          <w:rFonts w:cs="Times New Roman"/>
          <w:b/>
          <w:bCs/>
          <w:color w:val="000000" w:themeColor="text1"/>
        </w:rPr>
        <w:t>6</w:t>
      </w:r>
      <w:r>
        <w:rPr>
          <w:rFonts w:cs="Times New Roman"/>
          <w:b/>
          <w:bCs/>
          <w:color w:val="000000" w:themeColor="text1"/>
        </w:rPr>
        <w:t xml:space="preserve"> </w:t>
      </w:r>
      <w:r w:rsidRPr="00913562">
        <w:rPr>
          <w:rFonts w:cs="Times New Roman"/>
          <w:color w:val="000000" w:themeColor="text1"/>
        </w:rPr>
        <w:t xml:space="preserve">and </w:t>
      </w:r>
      <w:r>
        <w:rPr>
          <w:rFonts w:cs="Times New Roman"/>
          <w:b/>
          <w:bCs/>
          <w:color w:val="000000" w:themeColor="text1"/>
        </w:rPr>
        <w:t>Table S6</w:t>
      </w:r>
      <w:r w:rsidRPr="00913562">
        <w:rPr>
          <w:rStyle w:val="af7"/>
          <w:rFonts w:cs="Times New Roman"/>
          <w:color w:val="000000" w:themeColor="text1"/>
        </w:rPr>
        <w:t>) identified 16 positive responders. For comparison, matched pre-selected mutation-derived neoantigen panels from PDAC studies with equivalent binding-affinity and immunogenicity filtering achieve</w:t>
      </w:r>
      <w:r>
        <w:rPr>
          <w:rStyle w:val="af7"/>
          <w:rFonts w:eastAsiaTheme="minorEastAsia" w:cs="Times New Roman"/>
          <w:color w:val="000000" w:themeColor="text1"/>
        </w:rPr>
        <w:t>d</w:t>
      </w:r>
      <w:r w:rsidRPr="00913562">
        <w:rPr>
          <w:rStyle w:val="af7"/>
          <w:rFonts w:cs="Times New Roman"/>
          <w:color w:val="000000" w:themeColor="text1"/>
        </w:rPr>
        <w:t xml:space="preserve"> </w:t>
      </w:r>
      <w:r>
        <w:rPr>
          <w:rFonts w:eastAsiaTheme="minorEastAsia" w:cs="Times New Roman"/>
          <w:color w:val="000000" w:themeColor="text1"/>
        </w:rPr>
        <w:t xml:space="preserve">approximately </w:t>
      </w:r>
      <w:r w:rsidRPr="00913562">
        <w:rPr>
          <w:rStyle w:val="af7"/>
          <w:rFonts w:cs="Times New Roman"/>
          <w:color w:val="000000" w:themeColor="text1"/>
        </w:rPr>
        <w:t xml:space="preserve">7% ELISpot response rates </w:t>
      </w:r>
      <w:r>
        <w:rPr>
          <w:rStyle w:val="af7"/>
          <w:rFonts w:cs="Times New Roman"/>
          <w:color w:val="000000" w:themeColor="text1"/>
        </w:rPr>
        <w:fldChar w:fldCharType="begin" w:fldLock="1"/>
      </w:r>
      <w:r>
        <w:rPr>
          <w:rStyle w:val="af7"/>
          <w:rFonts w:cs="Times New Roman"/>
          <w:color w:val="000000" w:themeColor="text1"/>
        </w:rPr>
        <w:instrText>ADDIN paperpile_citation &lt;clusterId&gt;W419K466Z857W571&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sidRPr="00913562">
        <w:rPr>
          <w:rStyle w:val="af7"/>
          <w:rFonts w:cs="Times New Roman"/>
          <w:color w:val="000000" w:themeColor="text1"/>
        </w:rPr>
        <w:t>, while unselected candidate pools yield</w:t>
      </w:r>
      <w:r>
        <w:rPr>
          <w:rStyle w:val="af7"/>
          <w:rFonts w:eastAsiaTheme="minorEastAsia" w:cs="Times New Roman" w:hint="eastAsia"/>
          <w:color w:val="000000" w:themeColor="text1"/>
        </w:rPr>
        <w:t>ed</w:t>
      </w:r>
      <w:r w:rsidRPr="00913562">
        <w:rPr>
          <w:rStyle w:val="af7"/>
          <w:rFonts w:cs="Times New Roman"/>
          <w:color w:val="000000" w:themeColor="text1"/>
        </w:rPr>
        <w:t xml:space="preserve"> </w:t>
      </w:r>
      <w:r>
        <w:rPr>
          <w:rFonts w:eastAsiaTheme="minorEastAsia" w:cs="Times New Roman"/>
          <w:color w:val="000000" w:themeColor="text1"/>
        </w:rPr>
        <w:t>approximately</w:t>
      </w:r>
      <w:r>
        <w:rPr>
          <w:rStyle w:val="af7"/>
          <w:rFonts w:eastAsiaTheme="minorEastAsia" w:cs="Times New Roman"/>
          <w:color w:val="000000" w:themeColor="text1"/>
        </w:rPr>
        <w:t xml:space="preserve"> </w:t>
      </w:r>
      <w:r w:rsidRPr="00913562">
        <w:rPr>
          <w:rStyle w:val="af7"/>
          <w:rFonts w:cs="Times New Roman"/>
          <w:color w:val="000000" w:themeColor="text1"/>
        </w:rPr>
        <w:t>3%.</w:t>
      </w:r>
    </w:p>
    <w:p w14:paraId="6225BD5E" w14:textId="1FB565DD" w:rsidR="00E60283" w:rsidRPr="008771DF" w:rsidRDefault="00D431BC" w:rsidP="00913562">
      <w:pPr>
        <w:pStyle w:val="a0"/>
        <w:spacing w:before="0" w:after="160"/>
        <w:rPr>
          <w:rFonts w:cs="Times New Roman"/>
          <w:color w:val="000000" w:themeColor="text1"/>
        </w:rPr>
      </w:pPr>
      <w:r w:rsidRPr="00913562">
        <w:rPr>
          <w:rStyle w:val="af7"/>
          <w:rFonts w:cs="Times New Roman"/>
          <w:i/>
          <w:color w:val="000000" w:themeColor="text1"/>
        </w:rPr>
        <w:t>In vitro</w:t>
      </w:r>
      <w:r w:rsidRPr="00913562">
        <w:rPr>
          <w:rStyle w:val="af7"/>
          <w:rFonts w:cs="Times New Roman"/>
          <w:color w:val="000000" w:themeColor="text1"/>
        </w:rPr>
        <w:t xml:space="preserve"> transcription confirmed correct mRNA sizes with high purity (</w:t>
      </w:r>
      <w:r>
        <w:rPr>
          <w:rStyle w:val="af7"/>
          <w:rFonts w:cs="Times New Roman"/>
          <w:b/>
          <w:bCs/>
          <w:color w:val="000000" w:themeColor="text1"/>
        </w:rPr>
        <w:t>Figure</w:t>
      </w:r>
      <w:r w:rsidRPr="00913562">
        <w:rPr>
          <w:rStyle w:val="af7"/>
          <w:rFonts w:cs="Times New Roman"/>
          <w:b/>
          <w:bCs/>
          <w:color w:val="000000" w:themeColor="text1"/>
        </w:rPr>
        <w:t xml:space="preserve"> 5d</w:t>
      </w:r>
      <w:r w:rsidRPr="00913562">
        <w:rPr>
          <w:rStyle w:val="af7"/>
          <w:rFonts w:cs="Times New Roman"/>
          <w:color w:val="000000" w:themeColor="text1"/>
        </w:rPr>
        <w:t>). LNP formulation produced uniform spherical nanoparticles (</w:t>
      </w:r>
      <w:r>
        <w:rPr>
          <w:rStyle w:val="af7"/>
          <w:rFonts w:cs="Times New Roman"/>
          <w:b/>
          <w:bCs/>
          <w:color w:val="000000" w:themeColor="text1"/>
        </w:rPr>
        <w:t>Figure</w:t>
      </w:r>
      <w:r w:rsidRPr="00913562">
        <w:rPr>
          <w:rStyle w:val="af7"/>
          <w:rFonts w:cs="Times New Roman"/>
          <w:b/>
          <w:bCs/>
          <w:color w:val="000000" w:themeColor="text1"/>
        </w:rPr>
        <w:t xml:space="preserve"> 5e</w:t>
      </w:r>
      <w:r w:rsidRPr="00913562">
        <w:rPr>
          <w:rStyle w:val="af7"/>
          <w:rFonts w:cs="Times New Roman"/>
          <w:color w:val="000000" w:themeColor="text1"/>
        </w:rPr>
        <w:t>) with sizes of 125</w:t>
      </w:r>
      <w:r>
        <w:rPr>
          <w:rFonts w:ascii="Courier New" w:hAnsi="Courier New" w:cs="Courier New"/>
          <w:color w:val="3B3B3B"/>
        </w:rPr>
        <w:t>–</w:t>
      </w:r>
      <w:r w:rsidRPr="00913562">
        <w:rPr>
          <w:rStyle w:val="af7"/>
          <w:rFonts w:cs="Times New Roman"/>
          <w:color w:val="000000" w:themeColor="text1"/>
        </w:rPr>
        <w:t>140 nm, low polydispersity (PDI 0.10</w:t>
      </w:r>
      <w:r>
        <w:rPr>
          <w:rFonts w:ascii="Courier New" w:hAnsi="Courier New" w:cs="Courier New"/>
          <w:color w:val="3B3B3B"/>
        </w:rPr>
        <w:t>–</w:t>
      </w:r>
      <w:r w:rsidRPr="00913562">
        <w:rPr>
          <w:rStyle w:val="af7"/>
          <w:rFonts w:cs="Times New Roman"/>
          <w:color w:val="000000" w:themeColor="text1"/>
        </w:rPr>
        <w:t>0.20), and zeta potential of +2 to +4 mV, and &gt;</w:t>
      </w:r>
      <w:r>
        <w:rPr>
          <w:rStyle w:val="af7"/>
          <w:rFonts w:cs="Times New Roman"/>
          <w:color w:val="000000" w:themeColor="text1"/>
        </w:rPr>
        <w:t xml:space="preserve"> </w:t>
      </w:r>
      <w:r w:rsidRPr="00913562">
        <w:rPr>
          <w:rStyle w:val="af7"/>
          <w:rFonts w:cs="Times New Roman"/>
          <w:color w:val="000000" w:themeColor="text1"/>
        </w:rPr>
        <w:t xml:space="preserve">90% encapsulation efficiency </w:t>
      </w:r>
      <w:r>
        <w:rPr>
          <w:rStyle w:val="af7"/>
          <w:rFonts w:cs="Times New Roman"/>
          <w:color w:val="000000" w:themeColor="text1"/>
        </w:rPr>
        <w:t>(</w:t>
      </w:r>
      <w:r w:rsidRPr="0006073D">
        <w:rPr>
          <w:rStyle w:val="af7"/>
          <w:rFonts w:cs="Times New Roman"/>
          <w:b/>
          <w:bCs/>
          <w:color w:val="000000" w:themeColor="text1"/>
        </w:rPr>
        <w:t>Figure 5f</w:t>
      </w:r>
      <w:r w:rsidR="00A6619B">
        <w:rPr>
          <w:rStyle w:val="af7"/>
          <w:rFonts w:cs="Times New Roman"/>
          <w:b/>
          <w:bCs/>
          <w:color w:val="000000" w:themeColor="text1"/>
        </w:rPr>
        <w:t xml:space="preserve">, </w:t>
      </w:r>
      <w:r w:rsidR="0006073D" w:rsidRPr="0006073D">
        <w:rPr>
          <w:rStyle w:val="af7"/>
          <w:rFonts w:cs="Times New Roman"/>
          <w:b/>
          <w:bCs/>
          <w:color w:val="000000" w:themeColor="text1"/>
        </w:rPr>
        <w:t>Figure 5</w:t>
      </w:r>
      <w:r w:rsidRPr="0006073D">
        <w:rPr>
          <w:rStyle w:val="af7"/>
          <w:rFonts w:cs="Times New Roman"/>
          <w:b/>
          <w:bCs/>
          <w:color w:val="000000" w:themeColor="text1"/>
        </w:rPr>
        <w:t>g</w:t>
      </w:r>
      <w:r>
        <w:rPr>
          <w:rStyle w:val="af7"/>
          <w:rFonts w:cs="Times New Roman"/>
          <w:color w:val="000000" w:themeColor="text1"/>
        </w:rPr>
        <w:t>)</w:t>
      </w:r>
      <w:r>
        <w:rPr>
          <w:rStyle w:val="af7"/>
          <w:rFonts w:eastAsiaTheme="minorEastAsia" w:cs="Times New Roman"/>
          <w:color w:val="000000" w:themeColor="text1"/>
        </w:rPr>
        <w:t xml:space="preserve">. LNP-mRNA mediated robust expression of </w:t>
      </w:r>
      <w:r>
        <w:rPr>
          <w:rFonts w:eastAsiaTheme="minorEastAsia" w:cs="Times New Roman"/>
          <w:color w:val="000000" w:themeColor="text1"/>
        </w:rPr>
        <w:t>sq1</w:t>
      </w:r>
      <w:r>
        <w:rPr>
          <w:rFonts w:ascii="Courier New" w:hAnsi="Courier New" w:cs="Courier New"/>
          <w:color w:val="3B3B3B"/>
        </w:rPr>
        <w:t>–</w:t>
      </w:r>
      <w:r>
        <w:rPr>
          <w:rFonts w:eastAsiaTheme="minorEastAsia" w:cs="Times New Roman"/>
          <w:color w:val="000000" w:themeColor="text1"/>
        </w:rPr>
        <w:t>sq4</w:t>
      </w:r>
      <w:r>
        <w:rPr>
          <w:rStyle w:val="af7"/>
          <w:rFonts w:eastAsiaTheme="minorEastAsia" w:cs="Times New Roman"/>
          <w:color w:val="000000" w:themeColor="text1"/>
        </w:rPr>
        <w:t xml:space="preserve"> in HEK293T cells </w:t>
      </w:r>
      <w:r w:rsidRPr="00913562">
        <w:rPr>
          <w:rStyle w:val="af7"/>
          <w:rFonts w:cs="Times New Roman"/>
          <w:color w:val="000000" w:themeColor="text1"/>
        </w:rPr>
        <w:t>(</w:t>
      </w:r>
      <w:r>
        <w:rPr>
          <w:rStyle w:val="af7"/>
          <w:rFonts w:cs="Times New Roman"/>
          <w:b/>
          <w:bCs/>
          <w:color w:val="000000" w:themeColor="text1"/>
        </w:rPr>
        <w:t>Figure</w:t>
      </w:r>
      <w:r w:rsidRPr="00913562">
        <w:rPr>
          <w:rStyle w:val="af7"/>
          <w:rFonts w:cs="Times New Roman"/>
          <w:b/>
          <w:bCs/>
          <w:color w:val="000000" w:themeColor="text1"/>
        </w:rPr>
        <w:t xml:space="preserve"> 5h</w:t>
      </w:r>
      <w:r w:rsidRPr="00913562">
        <w:rPr>
          <w:rStyle w:val="af7"/>
          <w:rFonts w:cs="Times New Roman"/>
          <w:color w:val="000000" w:themeColor="text1"/>
        </w:rPr>
        <w:t>)</w:t>
      </w:r>
      <w:r w:rsidRPr="00913562">
        <w:rPr>
          <w:rStyle w:val="af7"/>
          <w:rFonts w:eastAsia="SimSun" w:cs="Times New Roman"/>
          <w:color w:val="000000" w:themeColor="text1"/>
        </w:rPr>
        <w:t>.</w:t>
      </w:r>
      <w:r>
        <w:rPr>
          <w:rStyle w:val="af7"/>
          <w:rFonts w:cs="Times New Roman"/>
          <w:color w:val="000000" w:themeColor="text1"/>
        </w:rPr>
        <w:t xml:space="preserve"> </w:t>
      </w:r>
      <w:r w:rsidR="009A50DA" w:rsidRPr="00913562">
        <w:rPr>
          <w:rStyle w:val="af7"/>
          <w:rFonts w:cs="Times New Roman"/>
          <w:color w:val="000000" w:themeColor="text1"/>
        </w:rPr>
        <w:t>Bone marrow–derived dendritic cells transfected with sq1</w:t>
      </w:r>
      <w:r w:rsidR="009A50DA">
        <w:rPr>
          <w:rFonts w:ascii="Courier New" w:hAnsi="Courier New" w:cs="Courier New"/>
          <w:color w:val="3B3B3B"/>
        </w:rPr>
        <w:t>–</w:t>
      </w:r>
      <w:r w:rsidR="009A50DA" w:rsidRPr="00913562">
        <w:rPr>
          <w:rStyle w:val="af7"/>
          <w:rFonts w:cs="Times New Roman"/>
          <w:color w:val="000000" w:themeColor="text1"/>
        </w:rPr>
        <w:t xml:space="preserve">sq4 mRNAs </w:t>
      </w:r>
      <w:del w:id="20005" w:author="V17 revision" w:date="2026-08-24T17:23:58Z">
        <w:r w:rsidR="009A50DA" w:rsidRPr="00913562">
          <w:rPr>
            <w:rStyle w:val="af7"/>
            <w:rFonts w:cs="Times New Roman"/>
            <w:color w:val="000000" w:themeColor="text1"/>
          </w:rPr>
          <w:delText xml:space="preserve">showed dose-dependent CD86 upregulation, confirming</w:delText>
        </w:r>
      </w:del>
      <w:ins w:id="20006" w:author="V17 revision" w:date="2026-08-24T17:23:58Z">
        <w:r>
          <w:rPr>
            <w:rStyle w:val="af7"/>
            <w:rFonts w:cs="Times New Roman"/>
            <w:color w:val="000000" w:themeColor="text1"/>
          </w:rPr>
          <w:t>showed dose-dependent CD86 upregulation (23.8–33.2% CD86+ versus 2.64% in controls), confirming</w:t>
        </w:r>
      </w:ins>
      <w:r w:rsidR="009A50DA" w:rsidRPr="00913562">
        <w:rPr>
          <w:rStyle w:val="af7"/>
          <w:rFonts w:cs="Times New Roman"/>
          <w:color w:val="000000" w:themeColor="text1"/>
        </w:rPr>
        <w:t xml:space="preserve"> functional APC maturation (</w:t>
      </w:r>
      <w:r w:rsidR="009A50DA">
        <w:rPr>
          <w:rStyle w:val="af7"/>
          <w:rFonts w:cs="Times New Roman"/>
          <w:b/>
          <w:color w:val="000000" w:themeColor="text1"/>
        </w:rPr>
        <w:t>Figure</w:t>
      </w:r>
      <w:r w:rsidR="009A50DA" w:rsidRPr="00913562">
        <w:rPr>
          <w:rStyle w:val="af7"/>
          <w:rFonts w:cs="Times New Roman"/>
          <w:b/>
          <w:color w:val="000000" w:themeColor="text1"/>
        </w:rPr>
        <w:t xml:space="preserve"> 5i</w:t>
      </w:r>
      <w:r w:rsidR="009A50DA" w:rsidRPr="00913562">
        <w:rPr>
          <w:rStyle w:val="af7"/>
          <w:rFonts w:cs="Times New Roman"/>
          <w:color w:val="000000" w:themeColor="text1"/>
        </w:rPr>
        <w:t xml:space="preserve">). </w:t>
      </w:r>
      <w:r w:rsidR="009A50DA">
        <w:rPr>
          <w:rStyle w:val="af7"/>
          <w:rFonts w:cs="Times New Roman"/>
          <w:color w:val="000000" w:themeColor="text1"/>
        </w:rPr>
        <w:t>These results validate the design and in vitro functionality of LNP-mRNA vaccines encoding non-canonical neoantigens.</w:t>
      </w:r>
    </w:p>
    <w:p w14:paraId="6225BD60" w14:textId="6698BBB8" w:rsidR="00E60283" w:rsidRPr="00913562" w:rsidRDefault="00B25DA0"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i/>
          <w:iCs/>
          <w:color w:val="000000" w:themeColor="text1"/>
          <w:sz w:val="26"/>
          <w:szCs w:val="26"/>
        </w:rPr>
        <w:t>I</w:t>
      </w:r>
      <w:r>
        <w:rPr>
          <w:rFonts w:ascii="Times New Roman" w:hAnsi="Times New Roman" w:cs="Times New Roman"/>
          <w:i/>
          <w:iCs/>
          <w:color w:val="000000" w:themeColor="text1"/>
          <w:sz w:val="26"/>
          <w:szCs w:val="26"/>
        </w:rPr>
        <w:t>n vivo</w:t>
      </w:r>
      <w:r>
        <w:rPr>
          <w:rFonts w:ascii="Times New Roman" w:hAnsi="Times New Roman" w:cs="Times New Roman"/>
          <w:color w:val="000000" w:themeColor="text1"/>
          <w:sz w:val="26"/>
          <w:szCs w:val="26"/>
        </w:rPr>
        <w:t xml:space="preserve"> validation of mRNA-LNP vaccine efficacy in mice</w:t>
      </w:r>
      <w:commentRangeStart w:id="51"/>
      <w:commentRangeStart w:id="52"/>
      <w:commentRangeEnd w:id="51"/>
      <w:r w:rsidRPr="00913562">
        <w:rPr>
          <w:rStyle w:val="af8"/>
          <w:rFonts w:ascii="Times New Roman" w:hAnsi="Times New Roman" w:cs="Times New Roman"/>
          <w:color w:val="000000" w:themeColor="text1"/>
          <w:sz w:val="26"/>
          <w:szCs w:val="26"/>
        </w:rPr>
        <w:commentReference w:id="51"/>
      </w:r>
      <w:commentRangeEnd w:id="52"/>
      <w:r w:rsidRPr="00913562">
        <w:rPr>
          <w:rStyle w:val="af8"/>
          <w:rFonts w:ascii="Times New Roman" w:hAnsi="Times New Roman" w:cs="Times New Roman"/>
          <w:color w:val="000000" w:themeColor="text1"/>
          <w:sz w:val="26"/>
          <w:szCs w:val="26"/>
        </w:rPr>
        <w:commentReference w:id="52"/>
      </w:r>
    </w:p>
    <w:p w14:paraId="2549F5A6" w14:textId="512E10A8" w:rsidR="005D5F95" w:rsidRPr="00913562" w:rsidRDefault="004E410D" w:rsidP="00913562">
      <w:pPr>
        <w:pStyle w:val="a0"/>
        <w:spacing w:before="0" w:after="160"/>
        <w:rPr>
          <w:rFonts w:eastAsiaTheme="minorEastAsia" w:cs="Times New Roman"/>
          <w:color w:val="000000" w:themeColor="text1"/>
        </w:rPr>
      </w:pPr>
      <w:r w:rsidRPr="00913562">
        <w:rPr>
          <w:rFonts w:cs="Times New Roman"/>
          <w:color w:val="000000" w:themeColor="text1"/>
        </w:rPr>
        <w:t xml:space="preserve">To evaluate </w:t>
      </w:r>
      <w:commentRangeStart w:id="53"/>
      <w:r w:rsidRPr="00913562">
        <w:rPr>
          <w:rFonts w:cs="Times New Roman"/>
          <w:i/>
          <w:color w:val="000000" w:themeColor="text1"/>
        </w:rPr>
        <w:t>in vivo</w:t>
      </w:r>
      <w:commentRangeEnd w:id="53"/>
      <w:r w:rsidRPr="00913562">
        <w:rPr>
          <w:rStyle w:val="af8"/>
          <w:rFonts w:cs="Times New Roman"/>
          <w:color w:val="000000" w:themeColor="text1"/>
          <w:sz w:val="22"/>
          <w:szCs w:val="24"/>
        </w:rPr>
        <w:commentReference w:id="53"/>
      </w:r>
      <w:r w:rsidRPr="00913562">
        <w:rPr>
          <w:rFonts w:cs="Times New Roman"/>
          <w:color w:val="000000" w:themeColor="text1"/>
        </w:rPr>
        <w:t xml:space="preserve"> immunogenicity, HLA-A*24:02 transgenic mice were immunized via intramuscular injection with three doses of mRNA</w:t>
      </w:r>
      <w:r w:rsidR="003F6934">
        <w:rPr>
          <w:rFonts w:cs="Times New Roman"/>
          <w:color w:val="000000" w:themeColor="text1"/>
        </w:rPr>
        <w:t>-</w:t>
      </w:r>
      <w:r w:rsidR="0013611A">
        <w:rPr>
          <w:rFonts w:cs="Times New Roman"/>
          <w:color w:val="000000" w:themeColor="text1"/>
        </w:rPr>
        <w:t>LNP</w:t>
      </w:r>
      <w:r w:rsidRPr="00913562">
        <w:rPr>
          <w:rFonts w:cs="Times New Roman"/>
          <w:color w:val="000000" w:themeColor="text1"/>
        </w:rPr>
        <w:t xml:space="preserve"> vaccines (</w:t>
      </w:r>
      <w:r w:rsidRPr="00913562">
        <w:rPr>
          <w:rFonts w:cs="Times New Roman"/>
          <w:b/>
          <w:bCs/>
          <w:color w:val="000000" w:themeColor="text1"/>
        </w:rPr>
        <w:t>Figure 6a</w:t>
      </w:r>
      <w:r w:rsidRPr="00913562">
        <w:rPr>
          <w:rFonts w:cs="Times New Roman"/>
          <w:color w:val="000000" w:themeColor="text1"/>
        </w:rPr>
        <w:t xml:space="preserve">). </w:t>
      </w:r>
      <w:bookmarkStart w:id="54" w:name="OLE_LINK1"/>
      <w:r w:rsidRPr="00913562">
        <w:rPr>
          <w:rFonts w:cs="Times New Roman"/>
          <w:color w:val="000000" w:themeColor="text1"/>
        </w:rPr>
        <w:t>All vaccinated groups exhibited body weight trajectories comparable to controls throughout the experiment, and examination of major organs revealed no inflammation or tissue damage</w:t>
      </w:r>
      <w:r>
        <w:rPr>
          <w:rFonts w:eastAsiaTheme="minorEastAsia" w:cs="Times New Roman"/>
          <w:color w:val="000000" w:themeColor="text1"/>
        </w:rPr>
        <w:t xml:space="preserve"> </w:t>
      </w:r>
      <w:bookmarkEnd w:id="54"/>
      <w:r w:rsidRPr="00913562">
        <w:rPr>
          <w:rFonts w:cs="Times New Roman"/>
          <w:color w:val="000000" w:themeColor="text1"/>
        </w:rPr>
        <w:t>(</w:t>
      </w:r>
      <w:r w:rsidRPr="00913562">
        <w:rPr>
          <w:rFonts w:cs="Times New Roman"/>
          <w:b/>
          <w:bCs/>
          <w:color w:val="000000" w:themeColor="text1"/>
        </w:rPr>
        <w:t>Figure</w:t>
      </w:r>
      <w:r w:rsidRPr="00913562">
        <w:rPr>
          <w:rFonts w:cs="Times New Roman"/>
          <w:color w:val="000000" w:themeColor="text1"/>
        </w:rPr>
        <w:t xml:space="preserve"> </w:t>
      </w:r>
      <w:r w:rsidRPr="00913562">
        <w:rPr>
          <w:rFonts w:eastAsiaTheme="minorEastAsia" w:cs="Times New Roman"/>
          <w:b/>
          <w:bCs/>
          <w:color w:val="000000" w:themeColor="text1"/>
        </w:rPr>
        <w:t>S</w:t>
      </w:r>
      <w:r w:rsidRPr="00913562">
        <w:rPr>
          <w:rFonts w:cs="Times New Roman"/>
          <w:b/>
          <w:bCs/>
          <w:color w:val="000000" w:themeColor="text1"/>
        </w:rPr>
        <w:t>7d-g</w:t>
      </w:r>
      <w:r w:rsidRPr="00913562">
        <w:rPr>
          <w:rFonts w:cs="Times New Roman"/>
          <w:color w:val="000000" w:themeColor="text1"/>
        </w:rPr>
        <w:t>). Robust CD8</w:t>
      </w:r>
      <w:r>
        <w:rPr>
          <w:rFonts w:cs="Times New Roman"/>
          <w:color w:val="000000" w:themeColor="text1"/>
        </w:rPr>
        <w:t>+</w:t>
      </w:r>
      <w:r w:rsidRPr="00913562">
        <w:rPr>
          <w:rFonts w:cs="Times New Roman"/>
          <w:color w:val="000000" w:themeColor="text1"/>
        </w:rPr>
        <w:t xml:space="preserve"> T</w:t>
      </w:r>
      <w:r>
        <w:rPr>
          <w:rFonts w:cs="Times New Roman"/>
          <w:color w:val="000000" w:themeColor="text1"/>
        </w:rPr>
        <w:t>-cell expansion was observed in all vaccine groups</w:t>
      </w:r>
      <w:r w:rsidR="00A6619B">
        <w:rPr>
          <w:rFonts w:cs="Times New Roman"/>
          <w:color w:val="000000" w:themeColor="text1"/>
        </w:rPr>
        <w:t xml:space="preserve"> </w:t>
      </w:r>
      <w:r w:rsidR="006C042E">
        <w:rPr>
          <w:rFonts w:cs="Times New Roman"/>
          <w:color w:val="000000" w:themeColor="text1"/>
        </w:rPr>
        <w:t>(</w:t>
      </w:r>
      <w:r w:rsidR="006C042E" w:rsidRPr="00913562">
        <w:rPr>
          <w:rFonts w:cs="Times New Roman"/>
          <w:b/>
          <w:bCs/>
          <w:color w:val="000000" w:themeColor="text1"/>
        </w:rPr>
        <w:t>Figure</w:t>
      </w:r>
      <w:r w:rsidR="006C042E" w:rsidRPr="00913562">
        <w:rPr>
          <w:rFonts w:cs="Times New Roman"/>
          <w:color w:val="000000" w:themeColor="text1"/>
        </w:rPr>
        <w:t xml:space="preserve"> </w:t>
      </w:r>
      <w:r w:rsidR="006C042E" w:rsidRPr="00913562">
        <w:rPr>
          <w:rFonts w:cs="Times New Roman"/>
          <w:b/>
          <w:bCs/>
          <w:color w:val="000000" w:themeColor="text1"/>
        </w:rPr>
        <w:t>6b</w:t>
      </w:r>
      <w:r w:rsidR="006C042E" w:rsidRPr="00913562">
        <w:rPr>
          <w:rFonts w:cs="Times New Roman"/>
          <w:color w:val="000000" w:themeColor="text1"/>
        </w:rPr>
        <w:t>)</w:t>
      </w:r>
      <w:r w:rsidR="006C042E">
        <w:rPr>
          <w:rFonts w:ascii="SimSun" w:eastAsia="SimSun" w:hAnsi="SimSun" w:cs="SimSun"/>
          <w:color w:val="000000" w:themeColor="text1"/>
        </w:rPr>
        <w:t xml:space="preserve">, </w:t>
      </w:r>
      <w:r w:rsidR="006C042E" w:rsidRPr="006C042E">
        <w:rPr>
          <w:rFonts w:cs="Times New Roman"/>
          <w:color w:val="000000" w:themeColor="text1"/>
        </w:rPr>
        <w:t>consistent with existing mRNA-LNP immunization studies</w:t>
      </w:r>
      <w:r w:rsidR="0006073D">
        <w:rPr>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J114P115Y823J415&lt;/clusterId&gt;&lt;metadata&gt;&lt;citation&gt;&lt;id&gt;96d639f1-04f0-483c-af9d-a8d50a657488&lt;/id&gt;&lt;/citation&gt;&lt;citation&gt;&lt;id&gt;fb95fccc-d26c-4f33-9b8d-61c0d57c4a24&lt;/id&gt;&lt;/citation&gt;&lt;citation&gt;&lt;id&gt;2f192a47-82d5-4e76-8697-267c69a08973&lt;/id&gt;&lt;/citation&gt;&lt;citation&gt;&lt;id&gt;9d181c0b-94a6-461e-9cd1-b46e1fead02c&lt;/id&gt;&lt;/citation&gt;&lt;citation&gt;&lt;id&gt;efde0961-a581-48e4-a538-4da470166c21&lt;/id&gt;&lt;/citation&gt;&lt;citation&gt;&lt;id&gt;66f9179e-2520-4c0f-a408-4ee88d398e53&lt;/id&gt;&lt;/citation&gt;&lt;/metadata&gt;&lt;data&gt;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&lt;/data&gt; \* MERGEFORMAT</w:instrText>
      </w:r>
      <w:r>
        <w:rPr>
          <w:rStyle w:val="af7"/>
          <w:rFonts w:cs="Times New Roman"/>
          <w:color w:val="000000" w:themeColor="text1"/>
        </w:rPr>
        <w:fldChar w:fldCharType="separate"/>
      </w:r>
      <w:r w:rsidR="0002522A">
        <w:rPr>
          <w:rStyle w:val="af7"/>
          <w:rFonts w:cs="Times New Roman"/>
          <w:noProof/>
          <w:color w:val="000000" w:themeColor="text1"/>
        </w:rPr>
        <w:t>(85–90)</w:t>
      </w:r>
      <w:r>
        <w:rPr>
          <w:rStyle w:val="af7"/>
          <w:rFonts w:cs="Times New Roman"/>
          <w:color w:val="000000" w:themeColor="text1"/>
        </w:rPr>
        <w:fldChar w:fldCharType="end"/>
      </w:r>
      <w:r w:rsidRPr="00913562">
        <w:rPr>
          <w:rFonts w:cs="Times New Roman"/>
          <w:color w:val="000000" w:themeColor="text1"/>
        </w:rPr>
        <w:t>. The frequency of CD8</w:t>
      </w:r>
      <w:r>
        <w:rPr>
          <w:rFonts w:cs="Times New Roman"/>
          <w:color w:val="000000" w:themeColor="text1"/>
        </w:rPr>
        <w:t>+</w:t>
      </w:r>
      <w:r w:rsidRPr="00913562">
        <w:rPr>
          <w:rFonts w:cs="Times New Roman"/>
          <w:color w:val="000000" w:themeColor="text1"/>
        </w:rPr>
        <w:t xml:space="preserve"> cells among CD3</w:t>
      </w:r>
      <w:r>
        <w:rPr>
          <w:rFonts w:cs="Times New Roman"/>
          <w:color w:val="000000" w:themeColor="text1"/>
        </w:rPr>
        <w:t>+</w:t>
      </w:r>
      <w:r w:rsidRPr="00913562">
        <w:rPr>
          <w:rFonts w:cs="Times New Roman"/>
          <w:color w:val="000000" w:themeColor="text1"/>
        </w:rPr>
        <w:t xml:space="preserve"> lymphocytes increased from 3.6</w:t>
      </w:r>
      <w:r>
        <w:rPr>
          <w:rFonts w:eastAsiaTheme="minorEastAsia" w:cs="Times New Roman"/>
          <w:color w:val="000000" w:themeColor="text1"/>
        </w:rPr>
        <w:t>%</w:t>
      </w:r>
      <w:r>
        <w:rPr>
          <w:rFonts w:ascii="Courier New" w:hAnsi="Courier New" w:cs="Courier New"/>
          <w:color w:val="3B3B3B"/>
        </w:rPr>
        <w:t>–</w:t>
      </w:r>
      <w:r w:rsidRPr="00913562">
        <w:rPr>
          <w:rFonts w:cs="Times New Roman"/>
          <w:color w:val="000000" w:themeColor="text1"/>
        </w:rPr>
        <w:t>3.9% in control groups to 33.8% (sq1), 32.0% (sq2), 52.0% (sq3), and 58.5% (sq4) (</w:t>
      </w:r>
      <w:r w:rsidRPr="00913562">
        <w:rPr>
          <w:rFonts w:cs="Times New Roman"/>
          <w:i/>
          <w:iCs/>
          <w:color w:val="000000" w:themeColor="text1"/>
        </w:rPr>
        <w:t>P</w:t>
      </w:r>
      <w:r w:rsidRPr="00913562">
        <w:rPr>
          <w:rFonts w:cs="Times New Roman"/>
          <w:color w:val="000000" w:themeColor="text1"/>
        </w:rPr>
        <w:t xml:space="preserve"> &lt; 0.001 vs. PBS). The expanded </w:t>
      </w:r>
      <w:r>
        <w:rPr>
          <w:rFonts w:cs="Times New Roman"/>
          <w:color w:val="000000" w:themeColor="text1"/>
        </w:rPr>
        <w:t>CD8+</w:t>
      </w:r>
      <w:r w:rsidRPr="00913562">
        <w:rPr>
          <w:rFonts w:cs="Times New Roman"/>
          <w:color w:val="000000" w:themeColor="text1"/>
        </w:rPr>
        <w:t xml:space="preserve"> T</w:t>
      </w:r>
      <w:r>
        <w:rPr>
          <w:rFonts w:cs="Times New Roman"/>
          <w:color w:val="000000" w:themeColor="text1"/>
        </w:rPr>
        <w:t>-</w:t>
      </w:r>
      <w:r w:rsidRPr="00913562">
        <w:rPr>
          <w:rFonts w:cs="Times New Roman"/>
          <w:color w:val="000000" w:themeColor="text1"/>
        </w:rPr>
        <w:t>cells predominantly exhibited an effector memory phenotype (</w:t>
      </w:r>
      <w:r w:rsidRPr="0006073D">
        <w:rPr>
          <w:rFonts w:cs="Times New Roman"/>
          <w:color w:val="000000" w:themeColor="text1"/>
        </w:rPr>
        <w:t>CD44</w:t>
      </w:r>
      <w:r w:rsidR="0006073D" w:rsidRPr="0006073D">
        <w:rPr>
          <w:rFonts w:cs="Times New Roman"/>
          <w:color w:val="000000" w:themeColor="text1"/>
        </w:rPr>
        <w:t>+</w:t>
      </w:r>
      <w:r w:rsidRPr="0006073D">
        <w:rPr>
          <w:rFonts w:cs="Times New Roman"/>
          <w:color w:val="000000" w:themeColor="text1"/>
        </w:rPr>
        <w:t>CD62L</w:t>
      </w:r>
      <w:r w:rsidR="00A6619B">
        <w:rPr>
          <w:rFonts w:eastAsiaTheme="minorEastAsia" w:cs="Times New Roman"/>
          <w:color w:val="000000" w:themeColor="text1"/>
        </w:rPr>
        <w:t>-</w:t>
      </w:r>
      <w:r w:rsidRPr="00913562">
        <w:rPr>
          <w:rFonts w:cs="Times New Roman"/>
          <w:color w:val="000000" w:themeColor="text1"/>
        </w:rPr>
        <w:t xml:space="preserve">), accounting for over 90% of the </w:t>
      </w:r>
      <w:r>
        <w:rPr>
          <w:rFonts w:cs="Times New Roman"/>
          <w:color w:val="000000" w:themeColor="text1"/>
        </w:rPr>
        <w:t>CD8+</w:t>
      </w:r>
      <w:r>
        <w:rPr>
          <w:rFonts w:eastAsiaTheme="minorEastAsia" w:cs="Times New Roman" w:hint="eastAsia"/>
          <w:color w:val="000000" w:themeColor="text1"/>
        </w:rPr>
        <w:t xml:space="preserve"> </w:t>
      </w:r>
      <w:r w:rsidRPr="00913562">
        <w:rPr>
          <w:rFonts w:cs="Times New Roman"/>
          <w:color w:val="000000" w:themeColor="text1"/>
        </w:rPr>
        <w:t>population (</w:t>
      </w:r>
      <w:r w:rsidRPr="00913562">
        <w:rPr>
          <w:rFonts w:cs="Times New Roman"/>
          <w:b/>
          <w:bCs/>
          <w:color w:val="000000" w:themeColor="text1"/>
        </w:rPr>
        <w:t>Figure</w:t>
      </w:r>
      <w:r w:rsidRPr="00913562">
        <w:rPr>
          <w:rFonts w:cs="Times New Roman"/>
          <w:color w:val="000000" w:themeColor="text1"/>
        </w:rPr>
        <w:t xml:space="preserve"> </w:t>
      </w:r>
      <w:r w:rsidRPr="00913562">
        <w:rPr>
          <w:rFonts w:cs="Times New Roman"/>
          <w:b/>
          <w:bCs/>
          <w:color w:val="000000" w:themeColor="text1"/>
        </w:rPr>
        <w:t xml:space="preserve">6c, Figure </w:t>
      </w:r>
      <w:r>
        <w:rPr>
          <w:rFonts w:eastAsiaTheme="minorEastAsia" w:cs="Times New Roman"/>
          <w:b/>
          <w:bCs/>
          <w:color w:val="000000" w:themeColor="text1"/>
        </w:rPr>
        <w:t>S</w:t>
      </w:r>
      <w:r w:rsidRPr="00913562">
        <w:rPr>
          <w:rFonts w:cs="Times New Roman"/>
          <w:b/>
          <w:bCs/>
          <w:color w:val="000000" w:themeColor="text1"/>
        </w:rPr>
        <w:t>7h</w:t>
      </w:r>
      <w:r w:rsidRPr="00913562">
        <w:rPr>
          <w:rFonts w:cs="Times New Roman"/>
          <w:color w:val="000000" w:themeColor="text1"/>
        </w:rPr>
        <w:t xml:space="preserve">). </w:t>
      </w:r>
      <w:r w:rsidR="006C042E">
        <w:rPr>
          <w:rFonts w:cs="Times New Roman"/>
          <w:color w:val="000000" w:themeColor="text1"/>
        </w:rPr>
        <w:t>CD4</w:t>
      </w:r>
      <w:r w:rsidR="006C042E">
        <w:rPr>
          <w:rFonts w:eastAsiaTheme="minorEastAsia" w:cs="Times New Roman"/>
          <w:color w:val="000000" w:themeColor="text1"/>
        </w:rPr>
        <w:t>+</w:t>
      </w:r>
      <w:r w:rsidR="006C042E">
        <w:rPr>
          <w:rFonts w:cs="Times New Roman"/>
          <w:color w:val="000000" w:themeColor="text1"/>
        </w:rPr>
        <w:t xml:space="preserve"> T cells</w:t>
      </w:r>
      <w:r w:rsidR="006C042E">
        <w:rPr>
          <w:rFonts w:eastAsiaTheme="minorEastAsia" w:cs="Times New Roman" w:hint="eastAsia"/>
          <w:color w:val="000000" w:themeColor="text1"/>
        </w:rPr>
        <w:t xml:space="preserve"> </w:t>
      </w:r>
      <w:r w:rsidR="006C042E">
        <w:rPr>
          <w:rFonts w:eastAsiaTheme="minorEastAsia" w:cs="Times New Roman"/>
          <w:color w:val="000000" w:themeColor="text1"/>
        </w:rPr>
        <w:t>among CD3</w:t>
      </w:r>
      <w:r w:rsidR="006C042E">
        <w:rPr>
          <w:rFonts w:eastAsiaTheme="minorEastAsia" w:cs="Times New Roman" w:hint="eastAsia"/>
          <w:color w:val="000000" w:themeColor="text1"/>
        </w:rPr>
        <w:t>+</w:t>
      </w:r>
      <w:r w:rsidR="006C042E">
        <w:rPr>
          <w:rFonts w:eastAsiaTheme="minorEastAsia" w:cs="Times New Roman"/>
          <w:color w:val="000000" w:themeColor="text1"/>
        </w:rPr>
        <w:t xml:space="preserve"> </w:t>
      </w:r>
      <w:del w:id="20023" w:author="V17 revision" w:date="2026-08-24T17:23:58Z">
        <w:r w:rsidR="006C042E">
          <w:rPr>
            <w:rFonts w:eastAsiaTheme="minorEastAsia" w:cs="Times New Roman"/>
            <w:color w:val="000000" w:themeColor="text1"/>
          </w:rPr>
          <w:delText xml:space="preserve">lymphocytes</w:delText>
        </w:r>
        <w:r w:rsidR="006C042E">
          <w:rPr>
            <w:rFonts w:eastAsiaTheme="minorEastAsia" w:cs="Times New Roman" w:hint="eastAsia"/>
            <w:color w:val="000000" w:themeColor="text1"/>
          </w:rPr>
          <w:delText xml:space="preserve"> </w:delText>
        </w:r>
        <w:r w:rsidR="006C042E">
          <w:rPr>
            <w:rFonts w:cs="Times New Roman"/>
            <w:color w:val="000000" w:themeColor="text1"/>
          </w:rPr>
          <w:delText xml:space="preserve"> were also </w:delText>
        </w:r>
        <w:r w:rsidR="006C042E" w:rsidRPr="00913562">
          <w:rPr>
            <w:rFonts w:cs="Times New Roman"/>
            <w:color w:val="000000" w:themeColor="text1"/>
          </w:rPr>
          <w:delText xml:space="preserve">significantly elevated</w:delText>
        </w:r>
      </w:del>
      <w:ins w:id="20024" w:author="V17 revision" w:date="2026-08-24T17:23:58Z">
        <w:r>
          <w:rPr>
            <w:rFonts w:eastAsiaTheme="minorEastAsia" w:cs="Times New Roman"/>
            <w:color w:val="000000" w:themeColor="text1"/>
          </w:rPr>
          <w:t>lymphocytes were also significantly elevated</w:t>
        </w:r>
      </w:ins>
      <w:r w:rsidR="006C042E" w:rsidRPr="00913562">
        <w:rPr>
          <w:rFonts w:cs="Times New Roman"/>
          <w:color w:val="000000" w:themeColor="text1"/>
        </w:rPr>
        <w:t xml:space="preserve"> (sq3: 18.4 ± 3.2% vs. 5.1 ± 1.8% in PBS; </w:t>
      </w:r>
      <w:r w:rsidR="006C042E" w:rsidRPr="00913562">
        <w:rPr>
          <w:rFonts w:cs="Times New Roman"/>
          <w:i/>
          <w:iCs/>
          <w:color w:val="000000" w:themeColor="text1"/>
        </w:rPr>
        <w:t>P</w:t>
      </w:r>
      <w:r w:rsidR="006C042E" w:rsidRPr="00913562">
        <w:rPr>
          <w:rFonts w:cs="Times New Roman"/>
          <w:color w:val="000000" w:themeColor="text1"/>
        </w:rPr>
        <w:t xml:space="preserve"> &lt; 0.01)</w:t>
      </w:r>
      <w:r w:rsidR="006C042E">
        <w:rPr>
          <w:rFonts w:cs="Times New Roman"/>
          <w:color w:val="000000" w:themeColor="text1"/>
        </w:rPr>
        <w:t>,</w:t>
      </w:r>
      <w:r w:rsidR="006C042E" w:rsidRPr="006C042E">
        <w:t xml:space="preserve"> </w:t>
      </w:r>
      <w:r w:rsidR="006C042E">
        <w:t>in agreement with previous immunization research</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P916V136G422S281&lt;/clusterId&gt;&lt;metadata&gt;&lt;citation&gt;&lt;id&gt;93bf0884-458b-467b-a294-bc1cb4fc8081&lt;/id&gt;&lt;/citation&gt;&lt;citation&gt;&lt;id&gt;1f260b6b-302c-430b-9a70-c7372d61798b&lt;/id&gt;&lt;/citation&gt;&lt;citation&gt;&lt;id&gt;649fa894-abd7-4eb1-a17a-33582c3e8c40&lt;/id&gt;&lt;/citation&gt;&lt;citation&gt;&lt;id&gt;07dcb917-43d8-4bf0-bb66-c20b1bca5e3a&lt;/id&gt;&lt;/citation&gt;&lt;citation&gt;&lt;id&gt;bf35d10f-f034-4862-bdf3-f83b1a6c7a9f&lt;/id&gt;&lt;/citation&gt;&lt;citation&gt;&lt;id&gt;eed966b9-c4f6-4e59-a58b-b674e78763c7&lt;/id&gt;&lt;/citation&gt;&lt;citation&gt;&lt;id&gt;969167fe-0115-4719-b19d-382b7f69b4f9&lt;/id&gt;&lt;/citation&gt;&lt;citation&gt;&lt;id&gt;e3421c6e-b1cc-49b9-a05c-04f6748abe1e&lt;/id&gt;&lt;/citation&gt;&lt;/metadata&gt;&lt;data&gt;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&lt;/data&gt; \* MERGEFORMAT</w:instrText>
      </w:r>
      <w:r>
        <w:rPr>
          <w:rStyle w:val="af7"/>
          <w:rFonts w:cs="Times New Roman"/>
          <w:color w:val="000000" w:themeColor="text1"/>
        </w:rPr>
        <w:fldChar w:fldCharType="separate"/>
      </w:r>
      <w:r w:rsidR="0002522A">
        <w:rPr>
          <w:rStyle w:val="af7"/>
          <w:rFonts w:cs="Times New Roman"/>
          <w:noProof/>
          <w:color w:val="000000" w:themeColor="text1"/>
        </w:rPr>
        <w:t>(91–98)</w:t>
      </w:r>
      <w:r>
        <w:rPr>
          <w:rStyle w:val="af7"/>
          <w:rFonts w:cs="Times New Roman"/>
          <w:color w:val="000000" w:themeColor="text1"/>
        </w:rPr>
        <w:fldChar w:fldCharType="end"/>
      </w:r>
      <w:r w:rsidRPr="00913562">
        <w:rPr>
          <w:rFonts w:cs="Times New Roman"/>
          <w:color w:val="000000" w:themeColor="text1"/>
        </w:rPr>
        <w:t xml:space="preserve">. </w:t>
      </w:r>
      <w:r w:rsidRPr="00913562">
        <w:rPr>
          <w:rFonts w:cs="Times New Roman"/>
          <w:i/>
          <w:iCs/>
          <w:color w:val="000000" w:themeColor="text1"/>
        </w:rPr>
        <w:t>Ex vivo</w:t>
      </w:r>
      <w:r>
        <w:rPr>
          <w:rFonts w:cs="Times New Roman"/>
          <w:color w:val="000000" w:themeColor="text1"/>
        </w:rPr>
        <w:t xml:space="preserve"> IFN-γ ELISpot assays further confirmed robust neoantigen-specific T-cell responses in all vaccinated groups (</w:t>
      </w:r>
      <w:r>
        <w:rPr>
          <w:rFonts w:cs="Times New Roman"/>
          <w:b/>
          <w:bCs/>
          <w:color w:val="000000" w:themeColor="text1"/>
        </w:rPr>
        <w:t>Figure</w:t>
      </w:r>
      <w:r w:rsidRPr="00913562">
        <w:rPr>
          <w:rFonts w:cs="Times New Roman"/>
          <w:b/>
          <w:bCs/>
          <w:color w:val="000000" w:themeColor="text1"/>
        </w:rPr>
        <w:t xml:space="preserve"> 6d</w:t>
      </w:r>
      <w:r>
        <w:rPr>
          <w:rFonts w:cs="Times New Roman"/>
          <w:b/>
          <w:bCs/>
          <w:color w:val="000000" w:themeColor="text1"/>
        </w:rPr>
        <w:t>,</w:t>
      </w:r>
      <w:r w:rsidRPr="00913562">
        <w:rPr>
          <w:rFonts w:cs="Times New Roman"/>
          <w:b/>
          <w:bCs/>
          <w:color w:val="000000" w:themeColor="text1"/>
        </w:rPr>
        <w:t xml:space="preserve"> Figure </w:t>
      </w:r>
      <w:r>
        <w:rPr>
          <w:rFonts w:eastAsiaTheme="minorEastAsia" w:cs="Times New Roman"/>
          <w:b/>
          <w:bCs/>
          <w:color w:val="000000" w:themeColor="text1"/>
        </w:rPr>
        <w:t>S</w:t>
      </w:r>
      <w:r w:rsidRPr="00913562">
        <w:rPr>
          <w:rFonts w:cs="Times New Roman"/>
          <w:b/>
          <w:bCs/>
          <w:color w:val="000000" w:themeColor="text1"/>
        </w:rPr>
        <w:t>7i</w:t>
      </w:r>
      <w:r>
        <w:rPr>
          <w:rFonts w:cs="Times New Roman"/>
          <w:color w:val="000000" w:themeColor="text1"/>
        </w:rPr>
        <w:t>).</w:t>
      </w:r>
    </w:p>
    <w:p w14:paraId="334206CB" w14:textId="54893542" w:rsidR="005D5F95" w:rsidRPr="00913562" w:rsidRDefault="00745545" w:rsidP="00913562">
      <w:pPr>
        <w:pStyle w:val="a0"/>
        <w:spacing w:before="0" w:after="160"/>
        <w:rPr>
          <w:rFonts w:eastAsiaTheme="minorEastAsia" w:cs="Times New Roman"/>
          <w:color w:val="000000" w:themeColor="text1"/>
        </w:rPr>
      </w:pPr>
      <w:r w:rsidRPr="00913562">
        <w:rPr>
          <w:rFonts w:cs="Times New Roman"/>
          <w:color w:val="000000" w:themeColor="text1"/>
        </w:rPr>
        <w:lastRenderedPageBreak/>
        <w:t>To assess therapeutic efficacy, NOD/SCID mice bearing subcutaneous S2-VP10 tumors received adoptive transfer of vaccine-primed splenocytes according to the experimental scheme (</w:t>
      </w:r>
      <w:r w:rsidRPr="00913562">
        <w:rPr>
          <w:rFonts w:cs="Times New Roman"/>
          <w:b/>
          <w:bCs/>
          <w:color w:val="000000" w:themeColor="text1"/>
        </w:rPr>
        <w:t>Figure 6e</w:t>
      </w:r>
      <w:r w:rsidRPr="00913562">
        <w:rPr>
          <w:rFonts w:cs="Times New Roman"/>
          <w:color w:val="000000" w:themeColor="text1"/>
        </w:rPr>
        <w:t>).</w:t>
      </w:r>
      <w:r>
        <w:rPr>
          <w:rFonts w:cs="Times New Roman"/>
          <w:color w:val="000000" w:themeColor="text1"/>
        </w:rPr>
        <w:t xml:space="preserve"> </w:t>
      </w:r>
      <w:r>
        <w:rPr>
          <w:rFonts w:eastAsiaTheme="minorEastAsia" w:cs="Times New Roman"/>
          <w:color w:val="000000" w:themeColor="text1"/>
        </w:rPr>
        <w:t>A</w:t>
      </w:r>
      <w:r w:rsidRPr="00913562">
        <w:rPr>
          <w:rFonts w:cs="Times New Roman"/>
          <w:color w:val="000000" w:themeColor="text1"/>
        </w:rPr>
        <w:t>ll vaccine groups exhibited significant tumor growth inhibition (</w:t>
      </w:r>
      <w:r>
        <w:rPr>
          <w:rFonts w:cs="Times New Roman"/>
          <w:b/>
          <w:bCs/>
          <w:color w:val="000000" w:themeColor="text1"/>
        </w:rPr>
        <w:t>Figure</w:t>
      </w:r>
      <w:r w:rsidRPr="00913562">
        <w:rPr>
          <w:rFonts w:cs="Times New Roman"/>
          <w:b/>
          <w:bCs/>
          <w:color w:val="000000" w:themeColor="text1"/>
        </w:rPr>
        <w:t xml:space="preserve"> 6f</w:t>
      </w:r>
      <w:r w:rsidRPr="00913562">
        <w:rPr>
          <w:rFonts w:cs="Times New Roman"/>
          <w:color w:val="000000" w:themeColor="text1"/>
        </w:rPr>
        <w:t xml:space="preserve">), with sq4 showing the strongest effects. At endpoint (Day 25), tumors in vaccinated mice were markedly smaller, </w:t>
      </w:r>
      <w:del w:id="20007" w:author="V17 revision" w:date="2026-08-24T17:23:58Z">
        <w:r w:rsidRPr="00913562">
          <w:rPr>
            <w:rFonts w:cs="Times New Roman"/>
            <w:color w:val="000000" w:themeColor="text1"/>
          </w:rPr>
          <w:delText xml:space="preserve">as reflected by both tumor volume and weight (</w:delText>
        </w:r>
        <w:r w:rsidRPr="00913562">
          <w:rPr>
            <w:rFonts w:cs="Times New Roman"/>
            <w:b/>
            <w:bCs/>
            <w:color w:val="000000" w:themeColor="text1"/>
          </w:rPr>
          <w:delText>Figure 6g</w:delText>
        </w:r>
        <w:r w:rsidRPr="00913562">
          <w:rPr>
            <w:rFonts w:cs="Times New Roman"/>
            <w:color w:val="000000" w:themeColor="text1"/>
          </w:rPr>
          <w:delText>). Tumor weights were reduced by about 50% compared with controls.</w:delText>
        </w:r>
      </w:del>
      <w:ins w:id="20008" w:author="V17 revision" w:date="2026-08-24T17:23:58Z">
        <w:r>
          <w:rPr>
            <w:rFonts w:cs="Times New Roman"/>
            <w:color w:val="000000" w:themeColor="text1"/>
          </w:rPr>
          <w:t>as reflected by both tumor volume and weight, with tumor weights reduced by approximately 50% compared with controls (Figure 6g).</w:t>
        </w:r>
      </w:ins>
      <w:r w:rsidRPr="00913562">
        <w:rPr>
          <w:rFonts w:cs="Times New Roman"/>
          <w:color w:val="000000" w:themeColor="text1"/>
        </w:rPr>
        <w:t xml:space="preserve"> </w:t>
      </w:r>
      <w:del w:id="20009" w:author="V17 revision" w:date="2026-08-24T17:23:58Z">
        <w:r w:rsidRPr="00913562">
          <w:rPr>
            <w:rFonts w:cs="Times New Roman"/>
            <w:color w:val="000000" w:themeColor="text1"/>
          </w:rPr>
          <w:delText xml:space="preserve">Survival analysis further showed significantly prolonged median survival in vaccinated groups, with sq4 achieving the most pronounced benefit (</w:delText>
        </w:r>
        <w:r w:rsidRPr="00913562">
          <w:rPr>
            <w:rFonts w:cs="Times New Roman"/>
            <w:b/>
            <w:bCs/>
            <w:color w:val="000000" w:themeColor="text1"/>
          </w:rPr>
          <w:delText>Figure 6h</w:delText>
        </w:r>
        <w:r>
          <w:rPr>
            <w:rFonts w:cs="Times New Roman"/>
            <w:color w:val="000000" w:themeColor="text1"/>
          </w:rPr>
          <w:delText>).</w:delText>
        </w:r>
      </w:del>
      <w:ins w:id="20010" w:author="V17 revision" w:date="2026-08-24T17:23:58Z">
        <w:r>
          <w:rPr>
            <w:rFonts w:cs="Times New Roman"/>
            <w:color w:val="000000" w:themeColor="text1"/>
          </w:rPr>
          <w:t>Kaplan–Meier analysis demonstrated significantly prolonged median survival: 52 days versus 21 days for PBS controls (HR = 0.35, P = 0.003; n = 8 per group, log-rank test), a 2.5-fold extension, with sq4 achieving the most pronounced benefit (Figure 6h).</w:t>
        </w:r>
      </w:ins>
      <w:r>
        <w:rPr>
          <w:rFonts w:cs="Times New Roman"/>
          <w:color w:val="000000" w:themeColor="text1"/>
        </w:rPr>
        <w:t xml:space="preserve"> Consistently</w:t>
      </w:r>
      <w:r w:rsidRPr="00913562">
        <w:rPr>
          <w:rFonts w:cs="Times New Roman"/>
          <w:color w:val="000000" w:themeColor="text1"/>
        </w:rPr>
        <w:t xml:space="preserve">, immunohistochemical analysis demonstrated increased </w:t>
      </w:r>
      <w:proofErr w:type="spellStart"/>
      <w:r w:rsidRPr="00913562">
        <w:rPr>
          <w:rFonts w:cs="Times New Roman"/>
          <w:color w:val="000000" w:themeColor="text1"/>
        </w:rPr>
        <w:t>intratumoral</w:t>
      </w:r>
      <w:proofErr w:type="spellEnd"/>
      <w:r w:rsidRPr="00913562">
        <w:rPr>
          <w:rFonts w:cs="Times New Roman"/>
          <w:color w:val="000000" w:themeColor="text1"/>
        </w:rPr>
        <w:t xml:space="preserve"> CD8</w:t>
      </w:r>
      <w:r>
        <w:rPr>
          <w:rFonts w:eastAsiaTheme="minorEastAsia" w:cs="Times New Roman"/>
          <w:color w:val="000000" w:themeColor="text1"/>
        </w:rPr>
        <w:t>+</w:t>
      </w:r>
      <w:r w:rsidRPr="00913562">
        <w:rPr>
          <w:rFonts w:cs="Times New Roman"/>
          <w:color w:val="000000" w:themeColor="text1"/>
        </w:rPr>
        <w:t xml:space="preserve"> T</w:t>
      </w:r>
      <w:r>
        <w:rPr>
          <w:rFonts w:cs="Times New Roman"/>
          <w:color w:val="000000" w:themeColor="text1"/>
        </w:rPr>
        <w:t>-</w:t>
      </w:r>
      <w:r w:rsidRPr="00913562">
        <w:rPr>
          <w:rFonts w:cs="Times New Roman"/>
          <w:color w:val="000000" w:themeColor="text1"/>
        </w:rPr>
        <w:t>cell infiltration following treatment (</w:t>
      </w:r>
      <w:r w:rsidRPr="00913562">
        <w:rPr>
          <w:rFonts w:cs="Times New Roman"/>
          <w:b/>
          <w:bCs/>
          <w:color w:val="000000" w:themeColor="text1"/>
        </w:rPr>
        <w:t>Figure 6i</w:t>
      </w:r>
      <w:r w:rsidRPr="00913562">
        <w:rPr>
          <w:rFonts w:cs="Times New Roman"/>
          <w:color w:val="000000" w:themeColor="text1"/>
        </w:rPr>
        <w:t>).</w:t>
      </w:r>
      <w:r>
        <w:rPr>
          <w:rFonts w:cs="Times New Roman"/>
          <w:color w:val="000000" w:themeColor="text1"/>
        </w:rPr>
        <w:t xml:space="preserve"> </w:t>
      </w:r>
      <w:bookmarkStart w:id="55" w:name="OLE_LINK2"/>
      <w:r w:rsidRPr="00913562">
        <w:rPr>
          <w:rFonts w:cs="Times New Roman"/>
          <w:color w:val="000000" w:themeColor="text1"/>
        </w:rPr>
        <w:t>Collectively, these results demonstrate that mRNA</w:t>
      </w:r>
      <w:r>
        <w:rPr>
          <w:rFonts w:eastAsiaTheme="minorEastAsia" w:cs="Times New Roman"/>
          <w:color w:val="000000" w:themeColor="text1"/>
        </w:rPr>
        <w:t>-LNP</w:t>
      </w:r>
      <w:r w:rsidRPr="00913562">
        <w:rPr>
          <w:rFonts w:cs="Times New Roman"/>
          <w:color w:val="000000" w:themeColor="text1"/>
        </w:rPr>
        <w:t xml:space="preserve"> vaccines encoding non-canonical neoantigens elicit robust antigen-specific T cell responses, leading to effective </w:t>
      </w:r>
      <w:r>
        <w:rPr>
          <w:rFonts w:cs="Times New Roman"/>
          <w:color w:val="000000" w:themeColor="text1"/>
        </w:rPr>
        <w:t>tumor</w:t>
      </w:r>
      <w:r w:rsidRPr="00913562">
        <w:rPr>
          <w:rFonts w:cs="Times New Roman"/>
          <w:color w:val="000000" w:themeColor="text1"/>
        </w:rPr>
        <w:t xml:space="preserve"> suppression, prolonged survival, and a </w:t>
      </w:r>
      <w:r>
        <w:rPr>
          <w:rFonts w:cs="Times New Roman"/>
          <w:color w:val="000000" w:themeColor="text1"/>
        </w:rPr>
        <w:t>favorable</w:t>
      </w:r>
      <w:r w:rsidRPr="00913562">
        <w:rPr>
          <w:rFonts w:cs="Times New Roman"/>
          <w:color w:val="000000" w:themeColor="text1"/>
        </w:rPr>
        <w:t xml:space="preserve"> safety profile</w:t>
      </w:r>
      <w:r>
        <w:rPr>
          <w:rFonts w:eastAsiaTheme="minorEastAsia" w:cs="Times New Roman" w:hint="eastAsia"/>
          <w:color w:val="000000" w:themeColor="text1"/>
        </w:rPr>
        <w:t xml:space="preserve">, </w:t>
      </w:r>
      <w:r w:rsidRPr="00913562">
        <w:rPr>
          <w:rFonts w:cs="Times New Roman"/>
          <w:color w:val="000000" w:themeColor="text1"/>
        </w:rPr>
        <w:t>offering strong proof of concept for this off-the-shelf vaccine platform</w:t>
      </w:r>
      <w:r>
        <w:rPr>
          <w:rFonts w:cs="Times New Roman"/>
          <w:color w:val="000000" w:themeColor="text1"/>
        </w:rPr>
        <w:t>.</w:t>
      </w:r>
      <w:bookmarkEnd w:id="55"/>
    </w:p>
    <w:bookmarkEnd w:id="23"/>
    <w:bookmarkEnd w:id="46"/>
    <w:p w14:paraId="6225BD64"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commentRangeStart w:id="56"/>
      <w:commentRangeStart w:id="57"/>
      <w:commentRangeStart w:id="58"/>
      <w:r w:rsidRPr="00913562">
        <w:rPr>
          <w:rFonts w:ascii="Times New Roman" w:hAnsi="Times New Roman" w:cs="Times New Roman"/>
          <w:bCs/>
          <w:color w:val="000000" w:themeColor="text1"/>
          <w:sz w:val="32"/>
          <w:szCs w:val="32"/>
        </w:rPr>
        <w:t>Discussion</w:t>
      </w:r>
      <w:commentRangeEnd w:id="56"/>
      <w:r w:rsidRPr="00913562">
        <w:rPr>
          <w:rStyle w:val="af8"/>
          <w:rFonts w:ascii="Times New Roman" w:hAnsi="Times New Roman" w:cs="Times New Roman"/>
          <w:bCs/>
          <w:color w:val="000000" w:themeColor="text1"/>
          <w:sz w:val="32"/>
          <w:szCs w:val="32"/>
        </w:rPr>
        <w:commentReference w:id="56"/>
      </w:r>
      <w:commentRangeEnd w:id="57"/>
      <w:r w:rsidRPr="00913562">
        <w:rPr>
          <w:rStyle w:val="af8"/>
          <w:rFonts w:ascii="Times New Roman" w:hAnsi="Times New Roman" w:cs="Times New Roman"/>
          <w:bCs/>
          <w:color w:val="000000" w:themeColor="text1"/>
          <w:sz w:val="32"/>
          <w:szCs w:val="32"/>
        </w:rPr>
        <w:commentReference w:id="57"/>
      </w:r>
      <w:commentRangeEnd w:id="58"/>
      <w:r w:rsidRPr="00913562">
        <w:rPr>
          <w:rStyle w:val="af8"/>
          <w:rFonts w:ascii="Times New Roman" w:hAnsi="Times New Roman" w:cs="Times New Roman"/>
          <w:bCs/>
          <w:color w:val="000000" w:themeColor="text1"/>
          <w:sz w:val="32"/>
          <w:szCs w:val="32"/>
        </w:rPr>
        <w:commentReference w:id="58"/>
      </w:r>
    </w:p>
    <w:p w14:paraId="6225BD65" w14:textId="75E5DDFD" w:rsidR="00E60283" w:rsidRPr="00913562" w:rsidRDefault="009A50DA" w:rsidP="00913562">
      <w:pPr>
        <w:pStyle w:val="FirstParagraph"/>
        <w:spacing w:before="0" w:after="160"/>
        <w:rPr>
          <w:rFonts w:cs="Times New Roman"/>
          <w:color w:val="000000" w:themeColor="text1"/>
        </w:rPr>
      </w:pPr>
      <w:r w:rsidRPr="00913562">
        <w:rPr>
          <w:rFonts w:cs="Times New Roman"/>
          <w:color w:val="000000" w:themeColor="text1"/>
        </w:rPr>
        <w:t xml:space="preserve">This study establishes a comprehensive framework for systematic discovery and therapeutic exploitation of non-canonical neoantigens derived from alternative splicing in pancreatic ductal adenocarcinoma. By integrating long-read RNA sequencing, </w:t>
      </w:r>
      <w:proofErr w:type="spellStart"/>
      <w:r>
        <w:rPr>
          <w:rFonts w:cs="Times New Roman"/>
          <w:color w:val="000000" w:themeColor="text1"/>
        </w:rPr>
        <w:t>immunopeptidom</w:t>
      </w:r>
      <w:r>
        <w:rPr>
          <w:rFonts w:eastAsiaTheme="minorEastAsia" w:cs="Times New Roman" w:hint="eastAsia"/>
          <w:color w:val="000000" w:themeColor="text1"/>
        </w:rPr>
        <w:t>ic</w:t>
      </w:r>
      <w:r>
        <w:rPr>
          <w:rFonts w:cs="Times New Roman"/>
          <w:color w:val="000000" w:themeColor="text1"/>
        </w:rPr>
        <w:t>s</w:t>
      </w:r>
      <w:proofErr w:type="spellEnd"/>
      <w:r w:rsidRPr="00913562">
        <w:rPr>
          <w:rFonts w:cs="Times New Roman"/>
          <w:color w:val="000000" w:themeColor="text1"/>
        </w:rPr>
        <w:t xml:space="preserve">, and mRNA-LNP vaccine technology, we demonstrate that AS-generated isoforms constitute a rich and therapeutically tractable source of tumor-specific antigens. </w:t>
      </w:r>
      <w:r w:rsidRPr="00913562">
        <w:rPr>
          <w:rFonts w:cs="Times New Roman"/>
          <w:color w:val="000000" w:themeColor="text1"/>
        </w:rPr>
        <w:t xml:space="preserve">Three key findings </w:t>
      </w:r>
      <w:commentRangeStart w:id="59"/>
      <w:commentRangeStart w:id="60"/>
      <w:commentRangeStart w:id="61"/>
      <w:r>
        <w:rPr>
          <w:rFonts w:eastAsiaTheme="minorEastAsia" w:cs="Times New Roman" w:hint="eastAsia"/>
          <w:color w:val="000000" w:themeColor="text1"/>
        </w:rPr>
        <w:t>emerge</w:t>
      </w:r>
      <w:r w:rsidRPr="00913562">
        <w:rPr>
          <w:rFonts w:cs="Times New Roman"/>
          <w:color w:val="000000" w:themeColor="text1"/>
        </w:rPr>
        <w:t xml:space="preserve"> </w:t>
      </w:r>
      <w:commentRangeEnd w:id="59"/>
      <w:r w:rsidRPr="00913562">
        <w:rPr>
          <w:rStyle w:val="af8"/>
          <w:rFonts w:cs="Times New Roman"/>
          <w:color w:val="000000" w:themeColor="text1"/>
          <w:sz w:val="22"/>
          <w:szCs w:val="24"/>
        </w:rPr>
        <w:commentReference w:id="59"/>
      </w:r>
      <w:commentRangeEnd w:id="60"/>
      <w:r w:rsidRPr="00913562">
        <w:rPr>
          <w:rStyle w:val="af8"/>
          <w:rFonts w:cs="Times New Roman"/>
          <w:color w:val="000000" w:themeColor="text1"/>
          <w:sz w:val="22"/>
          <w:szCs w:val="24"/>
        </w:rPr>
        <w:commentReference w:id="60"/>
      </w:r>
      <w:commentRangeEnd w:id="61"/>
      <w:r w:rsidRPr="00913562">
        <w:rPr>
          <w:rStyle w:val="af8"/>
          <w:rFonts w:cs="Times New Roman"/>
          <w:color w:val="000000" w:themeColor="text1"/>
          <w:sz w:val="22"/>
          <w:szCs w:val="24"/>
        </w:rPr>
        <w:commentReference w:id="61"/>
      </w:r>
      <w:del w:id="20067" w:author="V17 revision" w:date="2026-08-24T17:28:25Z">
        <w:r w:rsidRPr="00913562">
          <w:rPr>
            <w:rFonts w:cs="Times New Roman"/>
            <w:color w:val="000000" w:themeColor="text1"/>
          </w:rPr>
          <w:delText>from our work: (1) long-read sequencing</w:delText>
        </w:r>
      </w:del>
      <w:ins w:id="20068" w:author="V17 revision" w:date="2026-08-24T17:28:25Z">
        <w:r>
          <w:rPr>
            <w:rFonts w:cs="Times New Roman"/>
            <w:color w:val="000000" w:themeColor="text1"/>
          </w:rPr>
          <w:t>from our work: (i) long-read sequencing</w:t>
        </w:r>
      </w:ins>
      <w:r w:rsidRPr="00913562">
        <w:rPr>
          <w:rFonts w:cs="Times New Roman"/>
          <w:color w:val="000000" w:themeColor="text1"/>
        </w:rPr>
        <w:t xml:space="preserve"> reveals extensive novel isoform diversity in PDAC</w:t>
      </w:r>
      <w:r>
        <w:rPr>
          <w:rFonts w:eastAsiaTheme="minorEastAsia" w:cs="Times New Roman"/>
          <w:color w:val="000000" w:themeColor="text1"/>
        </w:rPr>
        <w:t xml:space="preserve">, with </w:t>
      </w:r>
      <w:r>
        <w:rPr>
          <w:rFonts w:cs="Times New Roman"/>
          <w:color w:val="000000" w:themeColor="text1"/>
        </w:rPr>
        <w:t>46</w:t>
      </w:r>
      <w:r>
        <w:rPr>
          <w:rFonts w:eastAsiaTheme="minorEastAsia" w:cs="Times New Roman"/>
          <w:color w:val="000000" w:themeColor="text1"/>
        </w:rPr>
        <w:t>% of detected isoforms being novel,</w:t>
      </w:r>
      <w:r>
        <w:rPr>
          <w:rFonts w:cs="Times New Roman"/>
          <w:color w:val="000000" w:themeColor="text1"/>
        </w:rPr>
        <w:t xml:space="preserve"> </w:t>
      </w:r>
      <w:r w:rsidRPr="00913562">
        <w:rPr>
          <w:rFonts w:cs="Times New Roman"/>
          <w:color w:val="000000" w:themeColor="text1"/>
        </w:rPr>
        <w:t xml:space="preserve">consistently detected across multiple independent cohorts; </w:t>
      </w:r>
      <w:del w:id="20041" w:author="V17 revision" w:date="2026-08-24T17:23:58Z">
        <w:r w:rsidRPr="00913562">
          <w:rPr>
            <w:rFonts w:cs="Times New Roman"/>
            <w:color w:val="000000" w:themeColor="text1"/>
          </w:rPr>
          <w:delText xml:space="preserve">(2) </w:delText>
        </w:r>
        <w:r>
          <w:rPr>
            <w:rFonts w:cs="Times New Roman"/>
            <w:color w:val="000000" w:themeColor="text1"/>
          </w:rPr>
          <w:delText xml:space="preserve">novel isoform-derived peptides show strong enrichment</w:delText>
        </w:r>
      </w:del>
      <w:ins w:id="20042" w:author="V17 revision" w:date="2026-08-24T17:23:58Z">
        <w:r>
          <w:rPr>
            <w:rFonts w:cs="Times New Roman"/>
            <w:color w:val="000000" w:themeColor="text1"/>
          </w:rPr>
          <w:t>(ii) novel isoform-derived peptides show strong enrichment</w:t>
        </w:r>
      </w:ins>
      <w:r>
        <w:rPr>
          <w:rFonts w:cs="Times New Roman"/>
          <w:color w:val="000000" w:themeColor="text1"/>
        </w:rPr>
        <w:t xml:space="preserve"> in MHC-I presentation relative to their frequency in the non-canonical ORF database (OR = </w:t>
      </w:r>
      <w:r>
        <w:rPr>
          <w:rFonts w:eastAsiaTheme="minorEastAsia" w:cs="Times New Roman" w:hint="eastAsia"/>
          <w:color w:val="000000" w:themeColor="text1"/>
        </w:rPr>
        <w:t>3.12</w:t>
      </w:r>
      <w:r>
        <w:rPr>
          <w:rFonts w:cs="Times New Roman"/>
          <w:color w:val="000000" w:themeColor="text1"/>
        </w:rPr>
        <w:t>–</w:t>
      </w:r>
      <w:r>
        <w:rPr>
          <w:rFonts w:eastAsiaTheme="minorEastAsia" w:cs="Times New Roman" w:hint="eastAsia"/>
          <w:color w:val="000000" w:themeColor="text1"/>
        </w:rPr>
        <w:t>3.47</w:t>
      </w:r>
      <w:r>
        <w:rPr>
          <w:rFonts w:cs="Times New Roman"/>
          <w:color w:val="000000" w:themeColor="text1"/>
        </w:rPr>
        <w:t xml:space="preserve"> across two analytical comparisons), suggesting active selection mechanisms favor their immunological displa</w:t>
      </w:r>
      <w:r w:rsidRPr="00913562">
        <w:rPr>
          <w:rFonts w:cs="Times New Roman"/>
          <w:color w:val="000000" w:themeColor="text1"/>
        </w:rPr>
        <w:t xml:space="preserve">y; and </w:t>
      </w:r>
      <w:del w:id="20043" w:author="V17 revision" w:date="2026-08-24T17:23:58Z">
        <w:r w:rsidRPr="00913562">
          <w:rPr>
            <w:rFonts w:cs="Times New Roman"/>
            <w:color w:val="000000" w:themeColor="text1"/>
          </w:rPr>
          <w:delText xml:space="preserve">(3) mRNA-LNP vaccines encoding validated non-canonical neoepitopes</w:delText>
        </w:r>
      </w:del>
      <w:ins w:id="20044" w:author="V17 revision" w:date="2026-08-24T17:23:58Z">
        <w:r>
          <w:rPr>
            <w:rFonts w:cs="Times New Roman"/>
            <w:color w:val="000000" w:themeColor="text1"/>
          </w:rPr>
          <w:t>(iii) mRNA-LNP vaccines encoding validated non-canonical neoepitopes</w:t>
        </w:r>
      </w:ins>
      <w:r w:rsidRPr="00913562">
        <w:rPr>
          <w:rFonts w:cs="Times New Roman"/>
          <w:color w:val="000000" w:themeColor="text1"/>
        </w:rPr>
        <w:t xml:space="preserve"> induce robust T cell responses and significant therapeutic benefit in humanized mouse models.</w:t>
      </w:r>
    </w:p>
    <w:p w14:paraId="6225BD66" w14:textId="78A24C11" w:rsidR="00E60283" w:rsidRPr="00913562" w:rsidRDefault="009A50DA" w:rsidP="00913562">
      <w:pPr>
        <w:pStyle w:val="a0"/>
        <w:spacing w:before="0" w:after="160"/>
        <w:rPr>
          <w:rFonts w:cs="Times New Roman"/>
          <w:color w:val="000000" w:themeColor="text1"/>
        </w:rPr>
      </w:pPr>
      <w:r w:rsidRPr="00913562">
        <w:rPr>
          <w:rStyle w:val="af7"/>
          <w:rFonts w:cs="Times New Roman"/>
          <w:color w:val="000000" w:themeColor="text1"/>
        </w:rPr>
        <w:t>The discovery that nearly half of all detected isoforms in PDAC are absent from current reference annotations substantially expands the known transcriptomic landscape of this disease. The cross-cohort reproducibility of novel isoform detection (40</w:t>
      </w:r>
      <w:r w:rsidR="0006073D">
        <w:rPr>
          <w:rFonts w:cs="Times New Roman"/>
          <w:color w:val="000000" w:themeColor="text1"/>
        </w:rPr>
        <w:t>–</w:t>
      </w:r>
      <w:r w:rsidRPr="00913562">
        <w:rPr>
          <w:rStyle w:val="af7"/>
          <w:rFonts w:cs="Times New Roman"/>
          <w:color w:val="000000" w:themeColor="text1"/>
        </w:rPr>
        <w:t>80% across six independent datasets) validates these as bona fide biological features rather than technical artifacts — directly challenging the historical dismissal of such variants as transcriptional noise</w:t>
      </w:r>
      <w:r w:rsidR="006C042E">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A284O542D832H655&lt;/clusterId&gt;&lt;metadata&gt;&lt;citation&gt;&lt;id&gt;29ef9786-b39f-45e2-b562-e6435e2d5c75&lt;/id&gt;&lt;/citation&gt;&lt;/metadata&gt;&lt;data&gt;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&lt;/data&gt; \* MERGEFORMAT</w:instrText>
      </w:r>
      <w:r>
        <w:rPr>
          <w:rStyle w:val="af7"/>
          <w:rFonts w:cs="Times New Roman"/>
          <w:color w:val="000000" w:themeColor="text1"/>
        </w:rPr>
        <w:fldChar w:fldCharType="separate"/>
      </w:r>
      <w:r w:rsidR="0002522A">
        <w:rPr>
          <w:rStyle w:val="af7"/>
          <w:rFonts w:cs="Times New Roman"/>
          <w:noProof/>
          <w:color w:val="000000" w:themeColor="text1"/>
        </w:rPr>
        <w:t>(11)</w:t>
      </w:r>
      <w:r>
        <w:rPr>
          <w:rStyle w:val="af7"/>
          <w:rFonts w:cs="Times New Roman"/>
          <w:color w:val="000000" w:themeColor="text1"/>
        </w:rPr>
        <w:fldChar w:fldCharType="end"/>
      </w:r>
      <w:r w:rsidRPr="00913562">
        <w:rPr>
          <w:rStyle w:val="af7"/>
          <w:rFonts w:cs="Times New Roman"/>
          <w:color w:val="000000" w:themeColor="text1"/>
        </w:rPr>
        <w:t xml:space="preserve">. Genes harboring novel isoforms show significant enrichment in pathways central to cancer pathogenesis including KRAS signaling, metabolic reprogramming, and immune evasion, suggesting that AS contributes </w:t>
      </w:r>
      <w:r w:rsidRPr="00913562">
        <w:rPr>
          <w:rStyle w:val="af7"/>
          <w:rFonts w:cs="Times New Roman"/>
          <w:color w:val="000000" w:themeColor="text1"/>
        </w:rPr>
        <w:lastRenderedPageBreak/>
        <w:t xml:space="preserve">functionally to multiple hallmarks of PDAC. The frequency advantage is substantial: </w:t>
      </w:r>
      <w:del w:id="20033" w:author="V17 revision" w:date="2026-08-24T17:23:58Z">
        <w:r w:rsidRPr="00913562">
          <w:rPr>
            <w:rStyle w:val="af7"/>
            <w:rFonts w:cs="Times New Roman"/>
            <w:color w:val="000000" w:themeColor="text1"/>
          </w:rPr>
          <w:lastRenderedPageBreak/>
          <w:delText xml:space="preserve">transcripts generated from AS events occur at frequencies &gt;</w:delText>
        </w:r>
        <w:r>
          <w:rPr>
            <w:rStyle w:val="af7"/>
            <w:rFonts w:cs="Times New Roman"/>
            <w:color w:val="000000" w:themeColor="text1"/>
          </w:rPr>
          <w:delText xml:space="preserve"> </w:delText>
        </w:r>
        <w:r w:rsidRPr="00913562">
          <w:rPr>
            <w:rStyle w:val="af7"/>
            <w:rFonts w:cs="Times New Roman"/>
            <w:color w:val="000000" w:themeColor="text1"/>
          </w:rPr>
          <w:delText xml:space="preserve">59-fold higher than mutational counterparts in independent </w:delText>
        </w:r>
        <w:r>
          <w:rPr>
            <w:rStyle w:val="af7"/>
            <w:rFonts w:cs="Times New Roman"/>
            <w:color w:val="000000" w:themeColor="text1"/>
          </w:rPr>
          <w:delText>immunopeptidome</w:delText>
        </w:r>
        <w:r w:rsidRPr="00913562">
          <w:rPr>
            <w:rStyle w:val="af7"/>
            <w:rFonts w:cs="Times New Roman"/>
            <w:color w:val="000000" w:themeColor="text1"/>
          </w:rPr>
          <w:delText xml:space="preserve"> analyses</w:delText>
        </w:r>
      </w:del>
      <w:ins w:id="20034" w:author="V17 revision" w:date="2026-08-24T17:23:58Z">
        <w:r>
          <w:rPr>
            <w:rStyle w:val="af7"/>
            <w:rFonts w:cs="Times New Roman"/>
            <w:color w:val="000000" w:themeColor="text1"/>
          </w:rPr>
          <w:t>splicing-derived antigens constitute a substantially larger numerical reservoir than mutational neoantigens in independent immunopeptidome analyses of other tumor types</w:t>
        </w:r>
      </w:ins>
      <w:r w:rsidRPr="00913562">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J224X511T862Q585&lt;/clusterId&gt;&lt;metadata&gt;&lt;citation&gt;&lt;id&gt;c51d39e1-4b87-498b-9343-9e9ed29600d5&lt;/id&gt;&lt;/citation&gt;&lt;/metadata&gt;&lt;data&gt;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&lt;/data&gt; \* MERGEFORMAT</w:instrText>
      </w:r>
      <w:r>
        <w:rPr>
          <w:rStyle w:val="af7"/>
          <w:rFonts w:cs="Times New Roman"/>
          <w:color w:val="000000" w:themeColor="text1"/>
        </w:rPr>
        <w:fldChar w:fldCharType="separate"/>
      </w:r>
      <w:r w:rsidR="0002522A">
        <w:rPr>
          <w:rStyle w:val="af7"/>
          <w:rFonts w:cs="Times New Roman"/>
          <w:noProof/>
          <w:color w:val="000000" w:themeColor="text1"/>
        </w:rPr>
        <w:t>(99)</w:t>
      </w:r>
      <w:r>
        <w:rPr>
          <w:rStyle w:val="af7"/>
          <w:rFonts w:cs="Times New Roman"/>
          <w:color w:val="000000" w:themeColor="text1"/>
        </w:rPr>
        <w:fldChar w:fldCharType="end"/>
      </w:r>
      <w:r w:rsidRPr="00913562">
        <w:rPr>
          <w:rStyle w:val="af7"/>
          <w:rFonts w:cs="Times New Roman"/>
          <w:color w:val="000000" w:themeColor="text1"/>
        </w:rPr>
        <w:t>, providing a numerical reservoir inaccessible to conventional neoantigen approaches in low-TMB tumors</w:t>
      </w:r>
      <w:r w:rsidR="006C042E">
        <w:rPr>
          <w:rFonts w:cs="Times New Roman"/>
          <w:color w:val="000000" w:themeColor="text1"/>
        </w:rPr>
        <w:t xml:space="preserve">. </w:t>
      </w:r>
    </w:p>
    <w:p w14:paraId="6225BD67" w14:textId="67CB8E28" w:rsidR="00E60283" w:rsidRPr="00913562" w:rsidRDefault="009A50DA" w:rsidP="00913562">
      <w:pPr>
        <w:pStyle w:val="a0"/>
        <w:spacing w:before="0" w:after="160"/>
        <w:rPr>
          <w:rFonts w:cs="Times New Roman"/>
          <w:color w:val="000000" w:themeColor="text1"/>
        </w:rPr>
      </w:pPr>
      <w:r w:rsidRPr="00913562">
        <w:rPr>
          <w:rStyle w:val="af7"/>
          <w:rFonts w:cs="Times New Roman"/>
          <w:color w:val="000000" w:themeColor="text1"/>
        </w:rPr>
        <w:t xml:space="preserve">The preferential presentation of novel isoform-derived peptides on MHC-I molecules represents a central mechanistic finding. </w:t>
      </w:r>
      <w:r>
        <w:rPr>
          <w:rStyle w:val="af7"/>
          <w:rFonts w:cs="Times New Roman"/>
          <w:color w:val="000000" w:themeColor="text1"/>
        </w:rPr>
        <w:t xml:space="preserve">The observed enrichment was consistent across two analytical frameworks: comparison of the full immunopeptidome against the LRDB background (OR = </w:t>
      </w:r>
      <w:r>
        <w:rPr>
          <w:rStyle w:val="af7"/>
          <w:rFonts w:eastAsiaTheme="minorEastAsia" w:cs="Times New Roman" w:hint="eastAsia"/>
          <w:color w:val="000000" w:themeColor="text1"/>
        </w:rPr>
        <w:t>3.12</w:t>
      </w:r>
      <w:r>
        <w:rPr>
          <w:rStyle w:val="af7"/>
          <w:rFonts w:cs="Times New Roman"/>
          <w:color w:val="000000" w:themeColor="text1"/>
        </w:rPr>
        <w:t xml:space="preserve">, 95% CI: </w:t>
      </w:r>
      <w:r>
        <w:rPr>
          <w:rStyle w:val="af7"/>
          <w:rFonts w:eastAsiaTheme="minorEastAsia" w:cs="Times New Roman" w:hint="eastAsia"/>
          <w:color w:val="000000" w:themeColor="text1"/>
        </w:rPr>
        <w:t>2.12</w:t>
      </w:r>
      <w:r>
        <w:rPr>
          <w:rStyle w:val="af7"/>
          <w:rFonts w:cs="Times New Roman"/>
          <w:color w:val="000000" w:themeColor="text1"/>
        </w:rPr>
        <w:t>–</w:t>
      </w:r>
      <w:r>
        <w:rPr>
          <w:rStyle w:val="af7"/>
          <w:rFonts w:eastAsiaTheme="minorEastAsia" w:cs="Times New Roman" w:hint="eastAsia"/>
          <w:color w:val="000000" w:themeColor="text1"/>
        </w:rPr>
        <w:t>4.44</w:t>
      </w:r>
      <w:r>
        <w:rPr>
          <w:rStyle w:val="af7"/>
          <w:rFonts w:cs="Times New Roman"/>
          <w:color w:val="000000" w:themeColor="text1"/>
        </w:rPr>
        <w:t xml:space="preserve">) and comparison restricted to high-affinity HLA-A*24:02 binders (OR = </w:t>
      </w:r>
      <w:r>
        <w:rPr>
          <w:rStyle w:val="af7"/>
          <w:rFonts w:eastAsiaTheme="minorEastAsia" w:cs="Times New Roman" w:hint="eastAsia"/>
          <w:color w:val="000000" w:themeColor="text1"/>
        </w:rPr>
        <w:t>3.47</w:t>
      </w:r>
      <w:r>
        <w:rPr>
          <w:rStyle w:val="af7"/>
          <w:rFonts w:cs="Times New Roman"/>
          <w:color w:val="000000" w:themeColor="text1"/>
        </w:rPr>
        <w:t xml:space="preserve">, 95% CI: </w:t>
      </w:r>
      <w:r>
        <w:rPr>
          <w:rStyle w:val="af7"/>
          <w:rFonts w:eastAsiaTheme="minorEastAsia" w:cs="Times New Roman" w:hint="eastAsia"/>
          <w:color w:val="000000" w:themeColor="text1"/>
        </w:rPr>
        <w:t>3.28</w:t>
      </w:r>
      <w:r>
        <w:rPr>
          <w:rStyle w:val="af7"/>
          <w:rFonts w:cs="Times New Roman"/>
          <w:color w:val="000000" w:themeColor="text1"/>
        </w:rPr>
        <w:t>–</w:t>
      </w:r>
      <w:r>
        <w:rPr>
          <w:rStyle w:val="af7"/>
          <w:rFonts w:eastAsiaTheme="minorEastAsia" w:cs="Times New Roman" w:hint="eastAsia"/>
          <w:color w:val="000000" w:themeColor="text1"/>
        </w:rPr>
        <w:t>3.67</w:t>
      </w:r>
      <w:r>
        <w:rPr>
          <w:rStyle w:val="af7"/>
          <w:rFonts w:cs="Times New Roman"/>
          <w:color w:val="000000" w:themeColor="text1"/>
        </w:rPr>
        <w:t>). While these Fisher's exact test-based ORs demonstrate significant overrepresentation above database expectation, we note that this analysis does not formally adjust for differences in ORF length or transcriptional abundance between categories; future expression-matched logistic regression models would further disentangle the relative contributions of expression level versus preferential MHC-I loading</w:t>
      </w:r>
      <w:r w:rsidRPr="00913562">
        <w:rPr>
          <w:rStyle w:val="af7"/>
          <w:rFonts w:cs="Times New Roman"/>
          <w:color w:val="000000" w:themeColor="text1"/>
        </w:rPr>
        <w:t xml:space="preserve">. Several non-mutually exclusive mechanisms may contribute: </w:t>
      </w:r>
      <w:del w:id="20045" w:author="V17 revision" w:date="2026-08-24T17:23:58Z">
        <w:r w:rsidRPr="00913562">
          <w:rPr>
            <w:rStyle w:val="af7"/>
            <w:rFonts w:cs="Times New Roman"/>
            <w:color w:val="000000" w:themeColor="text1"/>
          </w:rPr>
          <w:delText xml:space="preserve">(1) novel isoforms may generate peptides with enhanced affinity</w:delText>
        </w:r>
      </w:del>
      <w:ins w:id="20046" w:author="V17 revision" w:date="2026-08-24T17:23:58Z">
        <w:r>
          <w:rPr>
            <w:rStyle w:val="af7"/>
            <w:rFonts w:cs="Times New Roman"/>
            <w:color w:val="000000" w:themeColor="text1"/>
          </w:rPr>
          <w:t>(i) novel isoforms may generate peptides with enhanced affinity</w:t>
        </w:r>
      </w:ins>
      <w:r w:rsidRPr="00913562">
        <w:rPr>
          <w:rStyle w:val="af7"/>
          <w:rFonts w:cs="Times New Roman"/>
          <w:color w:val="000000" w:themeColor="text1"/>
        </w:rPr>
        <w:t xml:space="preserve"> for proteasomal cleavage sites, TAP transporters, or HLA binding grooves; </w:t>
      </w:r>
      <w:del w:id="20047" w:author="V17 revision" w:date="2026-08-24T17:23:58Z">
        <w:r w:rsidRPr="00913562">
          <w:rPr>
            <w:rStyle w:val="af7"/>
            <w:rFonts w:cs="Times New Roman"/>
            <w:color w:val="000000" w:themeColor="text1"/>
          </w:rPr>
          <w:delText xml:space="preserve">(2) novel splice junctions create unique epitope sequences</w:delText>
        </w:r>
      </w:del>
      <w:ins w:id="20048" w:author="V17 revision" w:date="2026-08-24T17:23:58Z">
        <w:r>
          <w:rPr>
            <w:rStyle w:val="af7"/>
            <w:rFonts w:cs="Times New Roman"/>
            <w:color w:val="000000" w:themeColor="text1"/>
          </w:rPr>
          <w:t>(ii) novel splice junctions create unique epitope sequences</w:t>
        </w:r>
      </w:ins>
      <w:r w:rsidRPr="00913562">
        <w:rPr>
          <w:rStyle w:val="af7"/>
          <w:rFonts w:cs="Times New Roman"/>
          <w:color w:val="000000" w:themeColor="text1"/>
        </w:rPr>
        <w:t xml:space="preserve"> spanning exon-exon boundaries with favorable physicochemical properties for MHC binding; </w:t>
      </w:r>
      <w:del w:id="20049" w:author="V17 revision" w:date="2026-08-24T17:23:58Z">
        <w:r>
          <w:rPr>
            <w:rStyle w:val="af7"/>
            <w:rFonts w:cs="Times New Roman"/>
            <w:color w:val="000000" w:themeColor="text1"/>
          </w:rPr>
          <w:delText xml:space="preserve">(3) reduced central tolerance to AS-derived antigens</w:delText>
        </w:r>
      </w:del>
      <w:ins w:id="20050" w:author="V17 revision" w:date="2026-08-24T17:23:58Z">
        <w:r>
          <w:rPr>
            <w:rStyle w:val="af7"/>
            <w:rFonts w:cs="Times New Roman"/>
            <w:color w:val="000000" w:themeColor="text1"/>
          </w:rPr>
          <w:t>(iii) reduced central tolerance to AS-derived antigens</w:t>
        </w:r>
      </w:ins>
      <w:r>
        <w:rPr>
          <w:rStyle w:val="af7"/>
          <w:rFonts w:cs="Times New Roman"/>
          <w:color w:val="000000" w:themeColor="text1"/>
        </w:rPr>
        <w:t xml:space="preserve">: the peptide-level subtraction against the reference immunopeptidome confirms that these non-canonical neoepitopes are absent from the normal-tissue MHC-I immunopeptidome, suggesting that cognate T cell clones may escape thymic deletion and thereby enable broader reactivity </w:t>
      </w:r>
      <w:r>
        <w:rPr>
          <w:rStyle w:val="af7"/>
          <w:rFonts w:cs="Times New Roman"/>
          <w:color w:val="000000" w:themeColor="text1"/>
        </w:rPr>
        <w:fldChar w:fldCharType="begin" w:fldLock="1"/>
      </w:r>
      <w:r>
        <w:rPr>
          <w:rStyle w:val="af7"/>
          <w:rFonts w:cs="Times New Roman"/>
          <w:color w:val="000000" w:themeColor="text1"/>
        </w:rPr>
        <w:instrText>ADDIN paperpile_citation &lt;clusterId&gt;T861G228V618A323&lt;/clusterId&gt;&lt;metadata&gt;&lt;citation&gt;&lt;id&gt;15095156-f76c-40a6-8f26-01505caf417d&lt;/id&gt;&lt;/citation&gt;&lt;/metadata&gt;&lt;data&gt;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&lt;/data&gt; \* MERGEFORMAT</w:instrText>
      </w:r>
      <w:r>
        <w:rPr>
          <w:rStyle w:val="af7"/>
          <w:rFonts w:cs="Times New Roman"/>
          <w:color w:val="000000" w:themeColor="text1"/>
        </w:rPr>
        <w:fldChar w:fldCharType="separate"/>
      </w:r>
      <w:r w:rsidR="0002522A">
        <w:rPr>
          <w:rStyle w:val="af7"/>
          <w:rFonts w:cs="Times New Roman"/>
          <w:noProof/>
          <w:color w:val="000000" w:themeColor="text1"/>
        </w:rPr>
        <w:t>(100)</w:t>
      </w:r>
      <w:r>
        <w:rPr>
          <w:rStyle w:val="af7"/>
          <w:rFonts w:cs="Times New Roman"/>
          <w:color w:val="000000" w:themeColor="text1"/>
        </w:rPr>
        <w:fldChar w:fldCharType="end"/>
      </w:r>
      <w:r w:rsidRPr="00913562">
        <w:rPr>
          <w:rStyle w:val="af7"/>
          <w:rFonts w:cs="Times New Roman"/>
          <w:color w:val="000000" w:themeColor="text1"/>
        </w:rPr>
        <w:t xml:space="preserve">; and </w:t>
      </w:r>
      <w:del w:id="20051" w:author="V17 revision" w:date="2026-08-24T17:23:58Z">
        <w:r w:rsidRPr="00913562">
          <w:rPr>
            <w:rStyle w:val="af7"/>
            <w:rFonts w:cs="Times New Roman"/>
            <w:color w:val="000000" w:themeColor="text1"/>
          </w:rPr>
          <w:delText xml:space="preserve">(4) tumor-specific splicing factors may preferentially upregulate immunogenic isoforms</w:delText>
        </w:r>
      </w:del>
      <w:ins w:id="20052" w:author="V17 revision" w:date="2026-08-24T17:23:58Z">
        <w:r>
          <w:rPr>
            <w:rStyle w:val="af7"/>
            <w:rFonts w:cs="Times New Roman"/>
            <w:color w:val="000000" w:themeColor="text1"/>
          </w:rPr>
          <w:t>(iv) tumor-specific splicing factors may preferentially upregulate immunogenic isoforms</w:t>
        </w:r>
      </w:ins>
      <w:r w:rsidRPr="00913562">
        <w:rPr>
          <w:rStyle w:val="af7"/>
          <w:rFonts w:cs="Times New Roman"/>
          <w:color w:val="000000" w:themeColor="text1"/>
        </w:rPr>
        <w:t xml:space="preserve">. This mechanistic picture is independently corroborated by reports of MHC-I-restricted splice-junction peptide enrichment in lung and colorectal tumors </w:t>
      </w:r>
      <w:r>
        <w:rPr>
          <w:rStyle w:val="af7"/>
          <w:rFonts w:cs="Times New Roman"/>
          <w:color w:val="000000" w:themeColor="text1"/>
        </w:rPr>
        <w:fldChar w:fldCharType="begin" w:fldLock="1"/>
      </w:r>
      <w:r>
        <w:rPr>
          <w:rStyle w:val="af7"/>
          <w:rFonts w:cs="Times New Roman"/>
          <w:color w:val="000000" w:themeColor="text1"/>
        </w:rPr>
        <w:instrText>ADDIN paperpile_citation &lt;clusterId&gt;S861G228V618T323&lt;/clusterId&gt;&lt;metadata&gt;&lt;citation&gt;&lt;id&gt;0625d250-8fca-4055-a56d-6e984a55d304&lt;/id&gt;&lt;/citation&gt;&lt;/metadata&gt;&lt;data&gt;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&lt;/data&gt; \* MERGEFORMAT</w:instrText>
      </w:r>
      <w:r>
        <w:rPr>
          <w:rStyle w:val="af7"/>
          <w:rFonts w:cs="Times New Roman"/>
          <w:color w:val="000000" w:themeColor="text1"/>
        </w:rPr>
        <w:fldChar w:fldCharType="separate"/>
      </w:r>
      <w:r w:rsidR="0002522A">
        <w:rPr>
          <w:rStyle w:val="af7"/>
          <w:rFonts w:cs="Times New Roman"/>
          <w:noProof/>
          <w:color w:val="000000" w:themeColor="text1"/>
        </w:rPr>
        <w:t>(101)</w:t>
      </w:r>
      <w:r>
        <w:rPr>
          <w:rStyle w:val="af7"/>
          <w:rFonts w:cs="Times New Roman"/>
          <w:color w:val="000000" w:themeColor="text1"/>
        </w:rPr>
        <w:fldChar w:fldCharType="end"/>
      </w:r>
      <w:r w:rsidRPr="00913562">
        <w:rPr>
          <w:rStyle w:val="af7"/>
          <w:rFonts w:cs="Times New Roman"/>
          <w:color w:val="000000" w:themeColor="text1"/>
        </w:rPr>
        <w:t xml:space="preserve"> and by a parallel study in hepatocellular carcinoma demonstrating</w:t>
      </w:r>
      <w:r>
        <w:rPr>
          <w:rStyle w:val="af7"/>
          <w:rFonts w:cs="Times New Roman"/>
          <w:color w:val="000000" w:themeColor="text1"/>
        </w:rPr>
        <w:t xml:space="preserve"> </w:t>
      </w:r>
      <w:r w:rsidR="006C042E" w:rsidRPr="00913562">
        <w:rPr>
          <w:rStyle w:val="af7"/>
          <w:rFonts w:cs="Times New Roman"/>
          <w:color w:val="000000" w:themeColor="text1"/>
        </w:rPr>
        <w:t>&gt;</w:t>
      </w:r>
      <w:r w:rsidR="006C042E">
        <w:rPr>
          <w:rStyle w:val="af7"/>
          <w:rFonts w:cs="Times New Roman" w:hint="eastAsia"/>
          <w:color w:val="000000" w:themeColor="text1"/>
        </w:rPr>
        <w:t xml:space="preserve"> </w:t>
      </w:r>
      <w:r w:rsidRPr="00913562">
        <w:rPr>
          <w:rStyle w:val="af7"/>
          <w:rFonts w:cs="Times New Roman"/>
          <w:color w:val="000000" w:themeColor="text1"/>
        </w:rPr>
        <w:t>59-fold higher AS-derived neoantigen frequency compared to mutation-derived neoantigens</w:t>
      </w:r>
      <w:r>
        <w:rPr>
          <w:rStyle w:val="af7"/>
          <w:rFonts w:eastAsiaTheme="minorEastAsia" w:cs="Times New Roman" w:hint="eastAsia"/>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N976B163Q744U447&lt;/clusterId&gt;&lt;metadata&gt;&lt;citation&gt;&lt;id&gt;8697b2a2-c08e-410d-b1fe-718b761c49eb&lt;/id&gt;&lt;/citation&gt;&lt;/metadata&gt;&lt;data&gt;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&lt;/data&gt; \* MERGEFORMAT</w:instrText>
      </w:r>
      <w:r>
        <w:rPr>
          <w:rStyle w:val="af7"/>
          <w:rFonts w:cs="Times New Roman"/>
          <w:color w:val="000000" w:themeColor="text1"/>
        </w:rPr>
        <w:fldChar w:fldCharType="separate"/>
      </w:r>
      <w:r w:rsidR="0002522A">
        <w:rPr>
          <w:rStyle w:val="af7"/>
          <w:rFonts w:cs="Times New Roman"/>
          <w:noProof/>
          <w:color w:val="000000" w:themeColor="text1"/>
        </w:rPr>
        <w:t>(12)</w:t>
      </w:r>
      <w:r>
        <w:rPr>
          <w:rStyle w:val="af7"/>
          <w:rFonts w:cs="Times New Roman"/>
          <w:color w:val="000000" w:themeColor="text1"/>
        </w:rPr>
        <w:fldChar w:fldCharType="end"/>
      </w:r>
      <w:r w:rsidRPr="00913562">
        <w:rPr>
          <w:rStyle w:val="af7"/>
          <w:rFonts w:cs="Times New Roman"/>
          <w:color w:val="000000" w:themeColor="text1"/>
        </w:rPr>
        <w:t>.</w:t>
      </w:r>
    </w:p>
    <w:p w14:paraId="3B359223" w14:textId="5EBB0128" w:rsidR="00104FCC" w:rsidRPr="00913562" w:rsidRDefault="00B9693E" w:rsidP="00913562">
      <w:pPr>
        <w:pStyle w:val="a0"/>
        <w:spacing w:before="0" w:after="160"/>
        <w:rPr>
          <w:rFonts w:eastAsiaTheme="minorEastAsia" w:cs="Times New Roman"/>
          <w:color w:val="000000" w:themeColor="text1"/>
        </w:rPr>
      </w:pPr>
      <w:r w:rsidRPr="00913562">
        <w:rPr>
          <w:rStyle w:val="af7"/>
          <w:rFonts w:cs="Times New Roman"/>
          <w:color w:val="000000" w:themeColor="text1"/>
        </w:rPr>
        <w:t>The antitumor activity observed with our mRNA-LNP vaccines supports the immunogenic and therapeutic potential of AS-derived neoantigens</w:t>
      </w:r>
      <w:r w:rsidR="006C042E">
        <w:rPr>
          <w:rFonts w:cs="Times New Roman"/>
          <w:color w:val="000000" w:themeColor="text1"/>
        </w:rPr>
        <w:t>.</w:t>
      </w:r>
      <w:r w:rsidRPr="00913562">
        <w:rPr>
          <w:rStyle w:val="af7"/>
          <w:rFonts w:cs="Times New Roman"/>
          <w:color w:val="000000" w:themeColor="text1"/>
        </w:rPr>
        <w:t xml:space="preserve"> The 25.0% </w:t>
      </w:r>
      <w:r w:rsidRPr="00913562">
        <w:rPr>
          <w:rStyle w:val="af7"/>
          <w:rFonts w:cs="Times New Roman"/>
          <w:i/>
          <w:color w:val="000000" w:themeColor="text1"/>
        </w:rPr>
        <w:t xml:space="preserve">in vitro </w:t>
      </w:r>
      <w:r w:rsidRPr="00913562">
        <w:rPr>
          <w:rStyle w:val="af7"/>
          <w:rFonts w:cs="Times New Roman"/>
          <w:color w:val="000000" w:themeColor="text1"/>
        </w:rPr>
        <w:t xml:space="preserve">T cell response rate (16/64 tested peptides by ELISpot) </w:t>
      </w:r>
      <w:del w:id="20035" w:author="V17 revision" w:date="2026-08-24T17:23:58Z">
        <w:r w:rsidRPr="00913562">
          <w:rPr>
            <w:rStyle w:val="af7"/>
            <w:rFonts w:cs="Times New Roman"/>
            <w:color w:val="000000" w:themeColor="text1"/>
          </w:rPr>
          <w:delText xml:space="preserve">represents a 2.5- to 3.6-fold enrichment over comparably pre-selected mutation-derived neoantigen panels from PDAC (7% for equivalent binding-affinity and immunogenicity-filtered sets)</w:delText>
        </w:r>
      </w:del>
      <w:ins w:id="20036" w:author="V17 revision" w:date="2026-08-24T17:23:58Z">
        <w:r>
          <w:rPr>
            <w:rStyle w:val="af7"/>
            <w:rFonts w:cs="Times New Roman"/>
            <w:color w:val="000000" w:themeColor="text1"/>
          </w:rPr>
          <w:t>is a peptide-level hit rate and is not directly comparable to the approximately 50% patient-level T-cell response rate reported for personalized mRNA vaccination in PDAC</w:t>
        </w:r>
      </w:ins>
      <w:r w:rsidRPr="00913562">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F616T786P176M777&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del w:id="20037" w:author="V17 revision" w:date="2026-08-24T17:23:58Z">
        <w:r w:rsidRPr="00913562">
          <w:rPr>
            <w:rStyle w:val="af7"/>
            <w:rFonts w:cs="Times New Roman"/>
            <w:color w:val="000000" w:themeColor="text1"/>
          </w:rPr>
          <w:delText xml:space="preserve">, with a larger gap (5- to 8-fold) compared to unselected candidate pools (3%)</w:delText>
        </w:r>
      </w:del>
      <w:ins w:id="20038" w:author="V17 revision" w:date="2026-08-24T17:23:58Z">
        <w:r>
          <w:rPr>
            <w:rStyle w:val="af7"/>
            <w:rFonts w:cs="Times New Roman"/>
            <w:color w:val="000000" w:themeColor="text1"/>
          </w:rPr>
          <w:t>.</w:t>
        </w:r>
      </w:ins>
      <w:r w:rsidRPr="00913562">
        <w:rPr>
          <w:rStyle w:val="af7"/>
          <w:rFonts w:cs="Times New Roman"/>
          <w:color w:val="000000" w:themeColor="text1"/>
        </w:rPr>
        <w:t xml:space="preserve"> This enrichment</w:t>
      </w:r>
      <w:r w:rsidRPr="00913562">
        <w:rPr>
          <w:rStyle w:val="af7"/>
          <w:rFonts w:cs="Times New Roman"/>
          <w:color w:val="000000" w:themeColor="text1"/>
        </w:rPr>
        <w:t xml:space="preserve"> likely reflects the reduced central tolerance described above, shared </w:t>
      </w:r>
      <w:r>
        <w:rPr>
          <w:rStyle w:val="af7"/>
          <w:rFonts w:cs="Times New Roman"/>
          <w:color w:val="000000" w:themeColor="text1"/>
        </w:rPr>
        <w:t>expressions</w:t>
      </w:r>
      <w:r w:rsidRPr="00913562">
        <w:rPr>
          <w:rStyle w:val="af7"/>
          <w:rFonts w:cs="Times New Roman"/>
          <w:color w:val="000000" w:themeColor="text1"/>
        </w:rPr>
        <w:t xml:space="preserve"> across patients due to recurrent PDAC AS events, and systematic candidate enrichment through composite scoring. The observed CD8+ T</w:t>
      </w:r>
      <w:r>
        <w:rPr>
          <w:rStyle w:val="af7"/>
          <w:rFonts w:cs="Times New Roman"/>
          <w:color w:val="000000" w:themeColor="text1"/>
        </w:rPr>
        <w:t>-</w:t>
      </w:r>
      <w:r w:rsidRPr="00913562">
        <w:rPr>
          <w:rStyle w:val="af7"/>
          <w:rFonts w:cs="Times New Roman"/>
          <w:color w:val="000000" w:themeColor="text1"/>
        </w:rPr>
        <w:t xml:space="preserve">cell expansion (up to 58.5%), effector memory phenotype generation (91%), and durable tumor control provide strong proof-of-concept for </w:t>
      </w:r>
      <w:r w:rsidRPr="00913562">
        <w:rPr>
          <w:rStyle w:val="af7"/>
          <w:rFonts w:cs="Times New Roman"/>
          <w:color w:val="000000" w:themeColor="text1"/>
        </w:rPr>
        <w:lastRenderedPageBreak/>
        <w:t xml:space="preserve">clinical translation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Z699P736G426M578&lt;/clusterId&gt;&lt;metadata&gt;&lt;citation&gt;&lt;id&gt;5e7cc3c0-32f9-4b1c-a5a8-36a411dd6370&lt;/id&gt;&lt;/citation&gt;&lt;citation&gt;&lt;id&gt;f87f03bb-b90c-44d8-b1d2-68908ad94083&lt;/id&gt;&lt;/citation&gt;&lt;citation&gt;&lt;id&gt;27dc2d92-98dc-40bc-9240-a839634b6dff&lt;/id&gt;&lt;/citation&gt;&lt;citation&gt;&lt;id&gt;033341c0-822b-43de-9696-9ad6f2aa17ca&lt;/id&gt;&lt;/citation&gt;&lt;citation&gt;&lt;id&gt;d2694930-d549-4d9e-ac3a-12bc8e8ba631&lt;/id&gt;&lt;/citation&gt;&lt;citation&gt;&lt;id&gt;962a20af-9ea8-4407-ae6a-6f4fc2c49c8b&lt;/id&gt;&lt;/citation&gt;&lt;citation&gt;&lt;id&gt;2ca402cb-873a-411f-86f1-188f7bcd552f&lt;/id&gt;&lt;/citation&gt;&lt;citation&gt;&lt;id&gt;7e90834b-55d2-4026-82eb-a61773ac81cf&lt;/id&gt;&lt;/citation&gt;&lt;citation&gt;&lt;id&gt;86462962-6597-451e-a507-9ecfa3f49024&lt;/id&gt;&lt;/citation&gt;&lt;/metadata&gt;&lt;data&gt;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&lt;/data&gt; \* MERGEFORMAT</w:instrText>
      </w:r>
      <w:r>
        <w:rPr>
          <w:rStyle w:val="af7"/>
          <w:rFonts w:cs="Times New Roman"/>
          <w:color w:val="000000" w:themeColor="text1"/>
        </w:rPr>
        <w:fldChar w:fldCharType="separate"/>
      </w:r>
      <w:r w:rsidR="0002522A">
        <w:rPr>
          <w:rStyle w:val="af7"/>
          <w:rFonts w:cs="Times New Roman"/>
          <w:noProof/>
          <w:color w:val="000000" w:themeColor="text1"/>
        </w:rPr>
        <w:t>(102–110)</w:t>
      </w:r>
      <w:r>
        <w:rPr>
          <w:rStyle w:val="af7"/>
          <w:rFonts w:cs="Times New Roman"/>
          <w:color w:val="000000" w:themeColor="text1"/>
        </w:rPr>
        <w:fldChar w:fldCharType="end"/>
      </w:r>
      <w:r w:rsidR="006C042E" w:rsidRPr="00913562">
        <w:rPr>
          <w:rStyle w:val="af7"/>
          <w:rFonts w:cs="Times New Roman"/>
          <w:color w:val="000000" w:themeColor="text1"/>
        </w:rPr>
        <w:t>.</w:t>
      </w:r>
      <w:r w:rsidR="006C042E">
        <w:rPr>
          <w:rStyle w:val="af7"/>
          <w:rFonts w:cs="Times New Roman"/>
          <w:color w:val="000000" w:themeColor="text1"/>
        </w:rPr>
        <w:t xml:space="preserve"> </w:t>
      </w:r>
      <w:commentRangeStart w:id="62"/>
      <w:r w:rsidRPr="00913562">
        <w:rPr>
          <w:rStyle w:val="af7"/>
          <w:rFonts w:cs="Times New Roman"/>
          <w:color w:val="000000" w:themeColor="text1"/>
          <w:highlight w:val="yellow"/>
        </w:rPr>
        <w:t>Mechanistically</w:t>
      </w:r>
      <w:r w:rsidRPr="00913562">
        <w:rPr>
          <w:rStyle w:val="af7"/>
          <w:rFonts w:eastAsiaTheme="minorEastAsia" w:cs="Times New Roman"/>
          <w:color w:val="000000" w:themeColor="text1"/>
          <w:highlight w:val="yellow"/>
        </w:rPr>
        <w:t xml:space="preserve"> </w:t>
      </w:r>
      <w:r w:rsidRPr="00913562">
        <w:rPr>
          <w:rStyle w:val="af7"/>
          <w:rFonts w:cs="Times New Roman"/>
          <w:color w:val="000000" w:themeColor="text1"/>
          <w:highlight w:val="yellow"/>
        </w:rPr>
        <w:fldChar w:fldCharType="begin" w:fldLock="1"/>
      </w:r>
      <w:r w:rsidRPr="00913562">
        <w:rPr>
          <w:rStyle w:val="af7"/>
          <w:rFonts w:cs="Times New Roman"/>
          <w:color w:val="000000" w:themeColor="text1"/>
          <w:highlight w:val="yellow"/>
        </w:rPr>
        <w:instrText>ADDIN paperpile_citation &lt;clusterId&gt;J232Q388M669K363&lt;/clusterId&gt;&lt;metadata&gt;&lt;citation&gt;&lt;id&gt;06174ef4-f242-43e1-8ba6-5819f48782dd&lt;/id&gt;&lt;/citation&gt;&lt;/metadata&gt;&lt;data&gt;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&lt;/data&gt; \* MERGEFORMAT</w:instrText>
      </w:r>
      <w:r w:rsidRPr="00913562">
        <w:rPr>
          <w:rStyle w:val="af7"/>
          <w:rFonts w:cs="Times New Roman"/>
          <w:color w:val="000000" w:themeColor="text1"/>
          <w:highlight w:val="yellow"/>
        </w:rPr>
        <w:fldChar w:fldCharType="separate"/>
      </w:r>
      <w:r w:rsidR="0002522A">
        <w:rPr>
          <w:rStyle w:val="af7"/>
          <w:rFonts w:cs="Times New Roman"/>
          <w:noProof/>
          <w:color w:val="000000" w:themeColor="text1"/>
          <w:highlight w:val="yellow"/>
        </w:rPr>
        <w:t>(111)</w:t>
      </w:r>
      <w:r w:rsidRPr="00913562">
        <w:rPr>
          <w:rStyle w:val="af7"/>
          <w:rFonts w:cs="Times New Roman"/>
          <w:color w:val="000000" w:themeColor="text1"/>
          <w:highlight w:val="yellow"/>
        </w:rPr>
        <w:fldChar w:fldCharType="end"/>
      </w:r>
      <w:r w:rsidRPr="00913562">
        <w:rPr>
          <w:rStyle w:val="af7"/>
          <w:rFonts w:cs="Times New Roman"/>
          <w:color w:val="000000" w:themeColor="text1"/>
          <w:highlight w:val="yellow"/>
        </w:rPr>
        <w:t>,</w:t>
      </w:r>
      <w:commentRangeEnd w:id="62"/>
      <w:r w:rsidRPr="00913562">
        <w:rPr>
          <w:rStyle w:val="af8"/>
          <w:rFonts w:cs="Times New Roman"/>
          <w:color w:val="000000" w:themeColor="text1"/>
          <w:sz w:val="22"/>
          <w:szCs w:val="24"/>
          <w:highlight w:val="yellow"/>
        </w:rPr>
        <w:commentReference w:id="62"/>
      </w:r>
      <w:r w:rsidRPr="00913562">
        <w:rPr>
          <w:rStyle w:val="af7"/>
          <w:rFonts w:cs="Times New Roman"/>
          <w:color w:val="000000" w:themeColor="text1"/>
          <w:highlight w:val="yellow"/>
        </w:rPr>
        <w:t xml:space="preserve"> direct</w:t>
      </w:r>
      <w:r w:rsidRPr="00913562">
        <w:rPr>
          <w:rStyle w:val="af7"/>
          <w:rFonts w:cs="Times New Roman"/>
          <w:i/>
          <w:color w:val="000000" w:themeColor="text1"/>
          <w:highlight w:val="yellow"/>
        </w:rPr>
        <w:t xml:space="preserve"> in </w:t>
      </w:r>
      <w:r w:rsidRPr="00913562">
        <w:rPr>
          <w:rStyle w:val="af7"/>
          <w:rFonts w:cs="Times New Roman"/>
          <w:i/>
          <w:iCs/>
          <w:color w:val="000000" w:themeColor="text1"/>
          <w:highlight w:val="yellow"/>
        </w:rPr>
        <w:t xml:space="preserve">vivo </w:t>
      </w:r>
      <w:r w:rsidRPr="00913562">
        <w:rPr>
          <w:rStyle w:val="af7"/>
          <w:rFonts w:cs="Times New Roman"/>
          <w:color w:val="000000" w:themeColor="text1"/>
          <w:highlight w:val="yellow"/>
        </w:rPr>
        <w:t>transfection of professional antigen‑presenting cells (APCs) by LNP‑mRNA enables endogenous antigen processing and MHC‑I presentation via unconventional pathways that bypass the requirement for donor cell cross‑presentation.</w:t>
      </w:r>
      <w:r>
        <w:rPr>
          <w:rStyle w:val="af7"/>
          <w:rFonts w:cs="Times New Roman"/>
          <w:color w:val="000000" w:themeColor="text1"/>
        </w:rPr>
        <w:t xml:space="preserve"> This mechanism directly primes CD8+ T-cells</w:t>
      </w:r>
      <w:r>
        <w:rPr>
          <w:rStyle w:val="af7"/>
          <w:rFonts w:eastAsiaTheme="minorEastAsia" w:cs="Times New Roman" w:hint="eastAsia"/>
          <w:color w:val="000000" w:themeColor="text1"/>
        </w:rPr>
        <w:t xml:space="preserve">, </w:t>
      </w:r>
      <w:r>
        <w:rPr>
          <w:rStyle w:val="af7"/>
          <w:rFonts w:cs="Times New Roman"/>
          <w:color w:val="000000" w:themeColor="text1"/>
        </w:rPr>
        <w:t>a feature that likely accounts for the robust CD8+ immunogenicity observed here</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Y410P755N630F363&lt;/clusterId&gt;&lt;metadata&gt;&lt;citation&gt;&lt;id&gt;d4e1f470-233f-42fb-992c-2f644158cd76&lt;/id&gt;&lt;/citation&gt;&lt;citation&gt;&lt;id&gt;de80d4d9-2c6e-407b-ba4f-3843df5d41d8&lt;/id&gt;&lt;/citation&gt;&lt;citation&gt;&lt;id&gt;ae8f7a68-a200-4b0f-8171-5aa582ae5f73&lt;/id&gt;&lt;/citation&gt;&lt;citation&gt;&lt;id&gt;6ffcb4f7-fa1a-4dfc-8482-df5aa44d709c&lt;/id&gt;&lt;/citation&gt;&lt;citation&gt;&lt;id&gt;67c1b819-9fce-4736-a4b7-d6f1b2cc6c64&lt;/id&gt;&lt;/citation&gt;&lt;citation&gt;&lt;id&gt;04361284-75ed-4de0-8f03-9021ebcadd77&lt;/id&gt;&lt;/citation&gt;&lt;citation&gt;&lt;id&gt;8ab125df-33af-4eff-82a2-5409b0b9b3ce&lt;/id&gt;&lt;/citation&gt;&lt;citation&gt;&lt;id&gt;b6fb438d-4cd2-4a80-9a70-e646d8bc49fa&lt;/id&gt;&lt;/citation&gt;&lt;citation&gt;&lt;id&gt;b466a35d-0540-4a4e-999b-a08e1be0bd10&lt;/id&gt;&lt;/citation&gt;&lt;/metadata&gt;&lt;data&gt;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&lt;/data&gt; \* MERGEFORMAT</w:instrText>
      </w:r>
      <w:r>
        <w:rPr>
          <w:rStyle w:val="af7"/>
          <w:rFonts w:cs="Times New Roman"/>
          <w:color w:val="000000" w:themeColor="text1"/>
        </w:rPr>
        <w:fldChar w:fldCharType="separate"/>
      </w:r>
      <w:r w:rsidR="0002522A">
        <w:rPr>
          <w:rStyle w:val="af7"/>
          <w:rFonts w:cs="Times New Roman"/>
          <w:noProof/>
          <w:color w:val="000000" w:themeColor="text1"/>
        </w:rPr>
        <w:t>(112–120)</w:t>
      </w:r>
      <w:r>
        <w:rPr>
          <w:rStyle w:val="af7"/>
          <w:rFonts w:cs="Times New Roman"/>
          <w:color w:val="000000" w:themeColor="text1"/>
        </w:rPr>
        <w:fldChar w:fldCharType="end"/>
      </w:r>
      <w:r w:rsidR="003B2E54">
        <w:rPr>
          <w:rStyle w:val="af7"/>
          <w:rFonts w:cs="Times New Roman"/>
          <w:color w:val="000000" w:themeColor="text1"/>
        </w:rPr>
        <w:t xml:space="preserve">. </w:t>
      </w:r>
      <w:r w:rsidRPr="00913562">
        <w:rPr>
          <w:rStyle w:val="af7"/>
          <w:rFonts w:cs="Times New Roman"/>
          <w:color w:val="000000" w:themeColor="text1"/>
        </w:rPr>
        <w:t xml:space="preserve">These </w:t>
      </w:r>
      <w:r w:rsidRPr="00913562">
        <w:rPr>
          <w:rStyle w:val="af7"/>
          <w:rFonts w:cs="Times New Roman"/>
          <w:i/>
          <w:iCs/>
          <w:color w:val="000000" w:themeColor="text1"/>
        </w:rPr>
        <w:t>in vi</w:t>
      </w:r>
      <w:r>
        <w:rPr>
          <w:rStyle w:val="af7"/>
          <w:rFonts w:eastAsiaTheme="minorEastAsia" w:cs="Times New Roman"/>
          <w:i/>
          <w:iCs/>
          <w:color w:val="000000" w:themeColor="text1"/>
        </w:rPr>
        <w:t>v</w:t>
      </w:r>
      <w:r w:rsidRPr="00913562">
        <w:rPr>
          <w:rStyle w:val="af7"/>
          <w:rFonts w:cs="Times New Roman"/>
          <w:i/>
          <w:iCs/>
          <w:color w:val="000000" w:themeColor="text1"/>
        </w:rPr>
        <w:t>o</w:t>
      </w:r>
      <w:r w:rsidRPr="00913562">
        <w:rPr>
          <w:rStyle w:val="af7"/>
          <w:rFonts w:cs="Times New Roman"/>
          <w:color w:val="000000" w:themeColor="text1"/>
        </w:rPr>
        <w:t xml:space="preserve"> immunogenicity findings are consistent with the growing body of evidence for durable T</w:t>
      </w:r>
      <w:r>
        <w:rPr>
          <w:rStyle w:val="af7"/>
          <w:rFonts w:cs="Times New Roman"/>
          <w:color w:val="000000" w:themeColor="text1"/>
        </w:rPr>
        <w:t>-</w:t>
      </w:r>
      <w:r w:rsidRPr="00913562">
        <w:rPr>
          <w:rStyle w:val="af7"/>
          <w:rFonts w:cs="Times New Roman"/>
          <w:color w:val="000000" w:themeColor="text1"/>
        </w:rPr>
        <w:t xml:space="preserve">cell responses after mRNA neoantigen vaccination in PDAC, including memory responses extending up to 7.7 years post-vaccination documented in independent clinical trials </w:t>
      </w:r>
      <w:r>
        <w:rPr>
          <w:rStyle w:val="af7"/>
          <w:rFonts w:cs="Times New Roman"/>
          <w:color w:val="000000" w:themeColor="text1"/>
        </w:rPr>
        <w:fldChar w:fldCharType="begin" w:fldLock="1"/>
      </w:r>
      <w:r>
        <w:rPr>
          <w:rStyle w:val="af7"/>
          <w:rFonts w:cs="Times New Roman"/>
          <w:color w:val="000000" w:themeColor="text1"/>
        </w:rPr>
        <w:instrText>ADDIN paperpile_citation &lt;clusterId&gt;G753U811J291H815&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sidRPr="00913562">
        <w:rPr>
          <w:rStyle w:val="af7"/>
          <w:rFonts w:cs="Times New Roman"/>
          <w:color w:val="000000" w:themeColor="text1"/>
        </w:rPr>
        <w:t>.</w:t>
      </w:r>
    </w:p>
    <w:p w14:paraId="6225BD6B" w14:textId="7CBF7C4C" w:rsidR="00E60283" w:rsidRPr="00913562" w:rsidRDefault="004306E3" w:rsidP="00913562">
      <w:pPr>
        <w:pStyle w:val="a0"/>
        <w:spacing w:before="0" w:after="160"/>
        <w:rPr>
          <w:rFonts w:eastAsiaTheme="minorEastAsia" w:cs="Times New Roman"/>
          <w:color w:val="000000" w:themeColor="text1"/>
        </w:rPr>
      </w:pPr>
      <w:commentRangeStart w:id="63"/>
      <w:r w:rsidRPr="00913562">
        <w:rPr>
          <w:rFonts w:eastAsiaTheme="minorEastAsia" w:cs="Times New Roman"/>
          <w:color w:val="000000" w:themeColor="text1"/>
        </w:rPr>
        <w:t>The functional presentation of non-canonical neoantigens substantially expands the targetable immunopeptidome in pancreatic cancer. Although cryptic antigens have emerged as viable therapeutic targets</w:t>
      </w:r>
      <w:commentRangeEnd w:id="63"/>
      <w:r w:rsidRPr="00913562">
        <w:rPr>
          <w:rStyle w:val="af8"/>
          <w:rFonts w:eastAsiaTheme="minorEastAsia" w:cs="Times New Roman"/>
          <w:color w:val="000000" w:themeColor="text1"/>
          <w:sz w:val="22"/>
          <w:szCs w:val="24"/>
        </w:rPr>
        <w:commentReference w:id="63"/>
      </w:r>
      <w:r w:rsidRPr="00913562">
        <w:rPr>
          <w:rFonts w:eastAsiaTheme="minorEastAsia" w:cs="Times New Roman"/>
          <w:color w:val="000000" w:themeColor="text1"/>
        </w:rPr>
        <w:t xml:space="preserve"> </w:t>
      </w:r>
      <w:r>
        <w:rPr>
          <w:rFonts w:eastAsiaTheme="minorEastAsia" w:cs="Times New Roman"/>
          <w:color w:val="000000" w:themeColor="text1"/>
        </w:rPr>
        <w:fldChar w:fldCharType="begin" w:fldLock="1"/>
      </w:r>
      <w:r>
        <w:rPr>
          <w:rFonts w:eastAsiaTheme="minorEastAsia" w:cs="Times New Roman"/>
          <w:color w:val="000000" w:themeColor="text1"/>
        </w:rPr>
        <w:instrText>ADDIN paperpile_citation &lt;clusterId&gt;Z157N214C595G388&lt;/clusterId&gt;&lt;metadata&gt;&lt;citation&gt;&lt;id&gt;a9d65660-5d7e-4f8b-91be-719b4267a747&lt;/id&gt;&lt;/citation&gt;&lt;/metadata&gt;&lt;data&gt;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&lt;/data&gt; \* MERGEFORMAT</w:instrText>
      </w:r>
      <w:r>
        <w:rPr>
          <w:rFonts w:eastAsiaTheme="minorEastAsia" w:cs="Times New Roman"/>
          <w:color w:val="000000" w:themeColor="text1"/>
        </w:rPr>
        <w:fldChar w:fldCharType="separate"/>
      </w:r>
      <w:r w:rsidR="0002522A">
        <w:rPr>
          <w:rFonts w:eastAsiaTheme="minorEastAsia" w:cs="Times New Roman"/>
          <w:noProof/>
          <w:color w:val="000000" w:themeColor="text1"/>
        </w:rPr>
        <w:t>(121)</w:t>
      </w:r>
      <w:r>
        <w:rPr>
          <w:rFonts w:eastAsiaTheme="minorEastAsia" w:cs="Times New Roman"/>
          <w:color w:val="000000" w:themeColor="text1"/>
        </w:rPr>
        <w:fldChar w:fldCharType="end"/>
      </w:r>
      <w:r w:rsidRPr="00913562">
        <w:rPr>
          <w:rFonts w:eastAsiaTheme="minorEastAsia" w:cs="Times New Roman"/>
          <w:color w:val="000000" w:themeColor="text1"/>
        </w:rPr>
        <w:t xml:space="preserve">, their identification via short-read sequencing and ribosome profiling intrinsically limits the resolution of full-length ORF structures. By deploying PacBio Iso-Seq, the present approach directly sequences full-length transcripts, enabling precise delineation of complete antigen sequences without assembly-dependent errors. Furthermore, while tumor-wide RNA splicing aberrations are known to generate neoantigens across cancer types, previous characterizations were restricted to splice junction peptides inferred from bulk RNA-seq. The current study provides quantitative physical evidence that 18.4% of MHC-I peptides originate directly from novel isoforms, </w:t>
      </w:r>
      <w:r w:rsidRPr="00913562">
        <w:rPr>
          <w:rFonts w:eastAsiaTheme="minorEastAsia" w:cs="Times New Roman"/>
          <w:color w:val="000000" w:themeColor="text1"/>
          <w:highlight w:val="yellow"/>
        </w:rPr>
        <w:t>demonstrating a robust enrichment relative to</w:t>
      </w:r>
      <w:r>
        <w:rPr>
          <w:rFonts w:eastAsiaTheme="minorEastAsia" w:cs="Times New Roman"/>
          <w:color w:val="000000" w:themeColor="text1"/>
          <w:highlight w:val="yellow"/>
        </w:rPr>
        <w:t xml:space="preserve"> </w:t>
      </w:r>
      <w:r>
        <w:rPr>
          <w:rFonts w:eastAsiaTheme="minorEastAsia" w:cs="Times New Roman"/>
          <w:color w:val="000000" w:themeColor="text1"/>
        </w:rPr>
        <w:t>the LRDB reference database</w:t>
      </w:r>
      <w:r w:rsidRPr="00913562">
        <w:rPr>
          <w:rFonts w:eastAsiaTheme="minorEastAsia" w:cs="Times New Roman"/>
          <w:color w:val="000000" w:themeColor="text1"/>
          <w:highlight w:val="yellow"/>
        </w:rPr>
        <w:t xml:space="preserve"> (OR = 3.12</w:t>
      </w:r>
      <w:r w:rsidRPr="00913562">
        <w:rPr>
          <w:rStyle w:val="HTML"/>
          <w:rFonts w:hint="eastAsia"/>
          <w:b/>
          <w:bCs/>
          <w:color w:val="3B3B3B"/>
          <w:highlight w:val="yellow"/>
          <w:shd w:val="clear" w:color="auto" w:fill="FFFFFF"/>
        </w:rPr>
        <w:t>–</w:t>
      </w:r>
      <w:r w:rsidRPr="00913562">
        <w:rPr>
          <w:rFonts w:eastAsiaTheme="minorEastAsia" w:cs="Times New Roman"/>
          <w:color w:val="000000" w:themeColor="text1"/>
          <w:highlight w:val="yellow"/>
        </w:rPr>
        <w:t xml:space="preserve">3.47, </w:t>
      </w:r>
      <w:r w:rsidRPr="00913562">
        <w:rPr>
          <w:rFonts w:eastAsiaTheme="minorEastAsia" w:cs="Times New Roman"/>
          <w:i/>
          <w:iCs/>
          <w:color w:val="000000" w:themeColor="text1"/>
          <w:highlight w:val="yellow"/>
        </w:rPr>
        <w:t>P</w:t>
      </w:r>
      <w:r w:rsidRPr="00913562">
        <w:rPr>
          <w:rFonts w:eastAsiaTheme="minorEastAsia" w:cs="Times New Roman"/>
          <w:color w:val="000000" w:themeColor="text1"/>
          <w:highlight w:val="yellow"/>
        </w:rPr>
        <w:t xml:space="preserve"> &lt; 0.0001)</w:t>
      </w:r>
      <w:r w:rsidRPr="00913562">
        <w:rPr>
          <w:rFonts w:eastAsiaTheme="minorEastAsia" w:cs="Times New Roman"/>
          <w:color w:val="000000" w:themeColor="text1"/>
        </w:rPr>
        <w:t xml:space="preserve">. Crucially, whereas conventional personalized mRNA vaccine strategies focus exclusively on somatic mutations </w:t>
      </w:r>
      <w:r>
        <w:rPr>
          <w:rFonts w:eastAsiaTheme="minorEastAsia" w:cs="Times New Roman"/>
          <w:color w:val="000000" w:themeColor="text1"/>
        </w:rPr>
        <w:fldChar w:fldCharType="begin" w:fldLock="1"/>
      </w:r>
      <w:r>
        <w:rPr>
          <w:rFonts w:eastAsiaTheme="minorEastAsia" w:cs="Times New Roman"/>
          <w:color w:val="000000" w:themeColor="text1"/>
        </w:rPr>
        <w:instrText>ADDIN paperpile_citation &lt;clusterId&gt;B852P811L392I923&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Fonts w:eastAsiaTheme="minorEastAsia" w:cs="Times New Roman"/>
          <w:color w:val="000000" w:themeColor="text1"/>
        </w:rPr>
        <w:fldChar w:fldCharType="separate"/>
      </w:r>
      <w:r w:rsidR="0002522A">
        <w:rPr>
          <w:rFonts w:eastAsiaTheme="minorEastAsia" w:cs="Times New Roman"/>
          <w:noProof/>
          <w:color w:val="000000" w:themeColor="text1"/>
        </w:rPr>
        <w:t>(6)</w:t>
      </w:r>
      <w:r>
        <w:rPr>
          <w:rFonts w:eastAsiaTheme="minorEastAsia" w:cs="Times New Roman"/>
          <w:color w:val="000000" w:themeColor="text1"/>
        </w:rPr>
        <w:fldChar w:fldCharType="end"/>
      </w:r>
      <w:r w:rsidR="00D66409">
        <w:rPr>
          <w:rFonts w:eastAsiaTheme="minorEastAsia" w:cs="Times New Roman"/>
          <w:color w:val="000000" w:themeColor="text1"/>
        </w:rPr>
        <w:t xml:space="preserve"> </w:t>
      </w:r>
      <w:r w:rsidRPr="00913562">
        <w:rPr>
          <w:rFonts w:eastAsiaTheme="minorEastAsia" w:cs="Times New Roman"/>
          <w:color w:val="000000" w:themeColor="text1"/>
        </w:rPr>
        <w:t>—inherently restricting therapeutic coverage to high-TMB patients—leveraging these highly enriched, splicing-derived neoantigens overcomes the low mutational burden of PDAC, offering a viable immunotherapeutic avenue for cold tumors.</w:t>
      </w:r>
      <w:r>
        <w:rPr>
          <w:rFonts w:eastAsiaTheme="minorEastAsia" w:cs="Times New Roman"/>
          <w:color w:val="000000" w:themeColor="text1"/>
        </w:rPr>
        <w:t xml:space="preserve"> </w:t>
      </w:r>
      <w:r w:rsidRPr="00913562">
        <w:rPr>
          <w:rFonts w:eastAsiaTheme="minorEastAsia" w:cs="Times New Roman"/>
          <w:color w:val="000000" w:themeColor="text1"/>
        </w:rPr>
        <w:t>By targeting recurrent non-canonical antigens generated at the RNA level, our strategy may broaden the antigenic space available for vaccine development and could be particularly relevant for the large proportion of patients with low-TMB PDAC who currently have limited immunotherapeutic options.</w:t>
      </w:r>
    </w:p>
    <w:p w14:paraId="7344111D" w14:textId="6A8288A4" w:rsidR="003E0FB6" w:rsidRPr="00913562" w:rsidRDefault="009A50DA" w:rsidP="00913562">
      <w:pPr>
        <w:spacing w:after="160"/>
        <w:rPr>
          <w:rFonts w:cs="Times New Roman"/>
          <w:color w:val="000000" w:themeColor="text1"/>
        </w:rPr>
      </w:pPr>
      <w:r w:rsidRPr="00913562">
        <w:rPr>
          <w:rFonts w:cs="Times New Roman"/>
          <w:color w:val="000000" w:themeColor="text1"/>
        </w:rPr>
        <w:t xml:space="preserve">The present findings align with and extend established paradigms highlighting non-canonical antigens for cancer immunotherapy </w:t>
      </w:r>
      <w:r>
        <w:rPr>
          <w:rFonts w:cs="Times New Roman"/>
          <w:color w:val="000000" w:themeColor="text1"/>
        </w:rPr>
        <w:fldChar w:fldCharType="begin" w:fldLock="1"/>
      </w:r>
      <w:r>
        <w:rPr>
          <w:rFonts w:cs="Times New Roman"/>
          <w:color w:val="000000" w:themeColor="text1"/>
        </w:rPr>
        <w:instrText>ADDIN paperpile_citation &lt;clusterId&gt;L975Z933O413M136&lt;/clusterId&gt;&lt;metadata&gt;&lt;citation&gt;&lt;id&gt;94a0086f-1a46-4b99-9fdf-b2be49c3b1cf&lt;/id&gt;&lt;/citation&gt;&lt;citation&gt;&lt;id&gt;4f074de6-bde6-46c1-9e3e-1a4d751edade&lt;/id&gt;&lt;/citation&gt;&lt;/metadata&gt;&lt;data&gt;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&lt;/data&gt; \* MERGEFORMAT</w:instrText>
      </w:r>
      <w:r>
        <w:rPr>
          <w:rFonts w:cs="Times New Roman"/>
          <w:color w:val="000000" w:themeColor="text1"/>
        </w:rPr>
        <w:fldChar w:fldCharType="separate"/>
      </w:r>
      <w:r w:rsidR="0002522A">
        <w:rPr>
          <w:rFonts w:cs="Times New Roman"/>
          <w:noProof/>
          <w:color w:val="000000" w:themeColor="text1"/>
        </w:rPr>
        <w:t>(76,122)</w:t>
      </w:r>
      <w:r>
        <w:rPr>
          <w:rFonts w:cs="Times New Roman"/>
          <w:color w:val="000000" w:themeColor="text1"/>
        </w:rPr>
        <w:fldChar w:fldCharType="end"/>
      </w:r>
      <w:r>
        <w:rPr>
          <w:rFonts w:ascii="SimSun" w:eastAsia="SimSun" w:hAnsi="SimSun" w:cs="SimSun" w:hint="eastAsia"/>
          <w:color w:val="000000" w:themeColor="text1"/>
        </w:rPr>
        <w:t>.</w:t>
      </w:r>
      <w:r w:rsidRPr="00913562">
        <w:rPr>
          <w:rFonts w:cs="Times New Roman"/>
          <w:color w:val="000000" w:themeColor="text1"/>
        </w:rPr>
        <w:t xml:space="preserve"> Prior computational work identified splice-junction neoantigens without immunopeptidome validation </w:t>
      </w:r>
      <w:r>
        <w:rPr>
          <w:rFonts w:cs="Times New Roman"/>
          <w:color w:val="000000" w:themeColor="text1"/>
        </w:rPr>
        <w:fldChar w:fldCharType="begin" w:fldLock="1"/>
      </w:r>
      <w:r>
        <w:rPr>
          <w:rFonts w:cs="Times New Roman"/>
          <w:color w:val="000000" w:themeColor="text1"/>
        </w:rPr>
        <w:instrText>ADDIN paperpile_citation &lt;clusterId&gt;K234Y512U972R685&lt;/clusterId&gt;&lt;metadata&gt;&lt;citation&gt;&lt;id&gt;0b7d9439-ee18-446f-a0e7-ee1b2252b146&lt;/id&gt;&lt;/citation&gt;&lt;/metadata&gt;&lt;data&gt;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&lt;/data&gt; \* MERGEFORMAT</w:instrText>
      </w:r>
      <w:r>
        <w:rPr>
          <w:rFonts w:cs="Times New Roman"/>
          <w:color w:val="000000" w:themeColor="text1"/>
        </w:rPr>
        <w:fldChar w:fldCharType="separate"/>
      </w:r>
      <w:r w:rsidR="0002522A">
        <w:rPr>
          <w:rFonts w:cs="Times New Roman"/>
          <w:noProof/>
          <w:color w:val="000000" w:themeColor="text1"/>
        </w:rPr>
        <w:t>(54)</w:t>
      </w:r>
      <w:r>
        <w:rPr>
          <w:rFonts w:cs="Times New Roman"/>
          <w:color w:val="000000" w:themeColor="text1"/>
        </w:rPr>
        <w:fldChar w:fldCharType="end"/>
      </w:r>
      <w:r w:rsidRPr="00913562">
        <w:rPr>
          <w:rFonts w:cs="Times New Roman"/>
          <w:color w:val="000000" w:themeColor="text1"/>
        </w:rPr>
        <w:t xml:space="preserve">; large-scale surveys using short-read assemblies provided comprehensive catalogs but inherently struggled to distinguish chimeric from genuine full-length transcripts </w:t>
      </w:r>
      <w:r>
        <w:rPr>
          <w:rFonts w:cs="Times New Roman"/>
          <w:color w:val="000000" w:themeColor="text1"/>
        </w:rPr>
        <w:fldChar w:fldCharType="begin" w:fldLock="1"/>
      </w:r>
      <w:r>
        <w:rPr>
          <w:rFonts w:cs="Times New Roman"/>
          <w:color w:val="000000" w:themeColor="text1"/>
        </w:rPr>
        <w:instrText>ADDIN paperpile_citation &lt;clusterId&gt;U612B969X449U164&lt;/clusterId&gt;&lt;metadata&gt;&lt;citation&gt;&lt;id&gt;29ef9786-b39f-45e2-b562-e6435e2d5c75&lt;/id&gt;&lt;/citation&gt;&lt;/metadata&gt;&lt;data&gt;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&lt;/data&gt; \* MERGEFORMAT</w:instrText>
      </w:r>
      <w:r>
        <w:rPr>
          <w:rFonts w:cs="Times New Roman"/>
          <w:color w:val="000000" w:themeColor="text1"/>
        </w:rPr>
        <w:fldChar w:fldCharType="separate"/>
      </w:r>
      <w:r w:rsidR="0002522A">
        <w:rPr>
          <w:rFonts w:cs="Times New Roman"/>
          <w:noProof/>
          <w:color w:val="000000" w:themeColor="text1"/>
        </w:rPr>
        <w:t>(11)</w:t>
      </w:r>
      <w:r>
        <w:rPr>
          <w:rFonts w:cs="Times New Roman"/>
          <w:color w:val="000000" w:themeColor="text1"/>
        </w:rPr>
        <w:fldChar w:fldCharType="end"/>
      </w:r>
      <w:r w:rsidRPr="00913562">
        <w:rPr>
          <w:rFonts w:cs="Times New Roman"/>
          <w:color w:val="000000" w:themeColor="text1"/>
        </w:rPr>
        <w:t xml:space="preserve">. Furthermore, while public splice neoantigens have been demonstrated in colorectal and lung cancers </w:t>
      </w:r>
      <w:r>
        <w:rPr>
          <w:rFonts w:cs="Times New Roman"/>
          <w:color w:val="000000" w:themeColor="text1"/>
        </w:rPr>
        <w:t xml:space="preserve"> </w:t>
      </w:r>
      <w:r>
        <w:rPr>
          <w:rFonts w:cs="Times New Roman"/>
          <w:color w:val="000000" w:themeColor="text1"/>
        </w:rPr>
        <w:fldChar w:fldCharType="begin" w:fldLock="1"/>
      </w:r>
      <w:r>
        <w:rPr>
          <w:rFonts w:cs="Times New Roman"/>
          <w:color w:val="000000" w:themeColor="text1"/>
        </w:rPr>
        <w:instrText>ADDIN paperpile_citation &lt;clusterId&gt;T565H623W913A736&lt;/clusterId&gt;&lt;metadata&gt;&lt;citation&gt;&lt;id&gt;94a0086f-1a46-4b99-9fdf-b2be49c3b1cf&lt;/id&gt;&lt;/citation&gt;&lt;/metadata&gt;&lt;data&gt;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&lt;/data&gt; \* MERGEFORMAT</w:instrText>
      </w:r>
      <w:r>
        <w:rPr>
          <w:rFonts w:cs="Times New Roman"/>
          <w:color w:val="000000" w:themeColor="text1"/>
        </w:rPr>
        <w:fldChar w:fldCharType="separate"/>
      </w:r>
      <w:r w:rsidR="0002522A">
        <w:rPr>
          <w:rFonts w:cs="Times New Roman"/>
          <w:noProof/>
          <w:color w:val="000000" w:themeColor="text1"/>
        </w:rPr>
        <w:t>(76)</w:t>
      </w:r>
      <w:r>
        <w:rPr>
          <w:rFonts w:cs="Times New Roman"/>
          <w:color w:val="000000" w:themeColor="text1"/>
        </w:rPr>
        <w:fldChar w:fldCharType="end"/>
      </w:r>
      <w:r w:rsidRPr="00913562">
        <w:rPr>
          <w:rFonts w:cs="Times New Roman"/>
          <w:color w:val="000000" w:themeColor="text1"/>
        </w:rPr>
        <w:t xml:space="preserve">, previous short-read approaches could not resolve multi-exon isoform structures spanning three or more exons without assembly errors. The </w:t>
      </w:r>
      <w:r w:rsidRPr="00913562">
        <w:rPr>
          <w:rFonts w:cs="Times New Roman"/>
          <w:color w:val="000000" w:themeColor="text1"/>
        </w:rPr>
        <w:lastRenderedPageBreak/>
        <w:t xml:space="preserve">observation that &gt;90% of melanoma patients share defined splicing neoantigen features </w:t>
      </w:r>
      <w:r>
        <w:rPr>
          <w:rFonts w:cs="Times New Roman"/>
          <w:color w:val="000000" w:themeColor="text1"/>
        </w:rPr>
        <w:fldChar w:fldCharType="begin" w:fldLock="1"/>
      </w:r>
      <w:r>
        <w:rPr>
          <w:rFonts w:cs="Times New Roman"/>
          <w:color w:val="000000" w:themeColor="text1"/>
        </w:rPr>
        <w:instrText>ADDIN paperpile_citation &lt;clusterId&gt;F379T436I727N511&lt;/clusterId&gt;&lt;metadata&gt;&lt;citation&gt;&lt;id&gt;5a2f09cc-8af0-4556-afaa-00bc0fab8a3e&lt;/id&gt;&lt;/citation&gt;&lt;/metadata&gt;&lt;data&gt;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&lt;/data&gt; \* MERGEFORMAT</w:instrText>
      </w:r>
      <w:r>
        <w:rPr>
          <w:rFonts w:cs="Times New Roman"/>
          <w:color w:val="000000" w:themeColor="text1"/>
        </w:rPr>
        <w:fldChar w:fldCharType="separate"/>
      </w:r>
      <w:r w:rsidR="0002522A">
        <w:rPr>
          <w:rFonts w:cs="Times New Roman"/>
          <w:noProof/>
          <w:color w:val="000000" w:themeColor="text1"/>
        </w:rPr>
        <w:t>(13)</w:t>
      </w:r>
      <w:r>
        <w:rPr>
          <w:rFonts w:cs="Times New Roman"/>
          <w:color w:val="000000" w:themeColor="text1"/>
        </w:rPr>
        <w:fldChar w:fldCharType="end"/>
      </w:r>
      <w:r w:rsidRPr="00913562">
        <w:rPr>
          <w:rFonts w:cs="Times New Roman"/>
          <w:color w:val="000000" w:themeColor="text1"/>
        </w:rPr>
        <w:t xml:space="preserve"> parallels the current identification of recurrent PDAC-specific events. Functional TCR isolation from mis-splicing neoantigen-reactive T cells in leukemia directly validates the clinical-grade immunogenicity of such targets. </w:t>
      </w:r>
      <w:r>
        <w:rPr>
          <w:rFonts w:cs="Times New Roman"/>
          <w:color w:val="000000" w:themeColor="text1"/>
        </w:rPr>
        <w:t>Our study addresses these translational barriers through a unified multi-omics approach. By employing long-read single-molecule sequencing, we established unambiguous full-length isoform structures and integrated them into a purpose-built reference database (LRDB) to capture direct MS-validated MHC-I peptides. This experimental mapping revealed a robust, 3-fold enrichment of non-canonical neoantigens within the PDAC immunopeptidome. The therapeutic viability of these targets was subsequently confirmed by robust immunogenicity in HLA-matched human PBMCs across three independent donors, culminating in profound tumor regression and an extended survival benefit in a humanized</w:t>
      </w:r>
      <w:r w:rsidRPr="00913562">
        <w:rPr>
          <w:rFonts w:cs="Times New Roman"/>
          <w:i/>
          <w:iCs/>
          <w:color w:val="000000" w:themeColor="text1"/>
        </w:rPr>
        <w:t xml:space="preserve"> in vivo</w:t>
      </w:r>
      <w:r>
        <w:rPr>
          <w:rFonts w:cs="Times New Roman"/>
          <w:color w:val="000000" w:themeColor="text1"/>
        </w:rPr>
        <w:t xml:space="preserve"> model.</w:t>
      </w:r>
    </w:p>
    <w:p w14:paraId="6225BD6D" w14:textId="60772AAE" w:rsidR="00E60283" w:rsidRPr="00913562" w:rsidRDefault="009A50DA" w:rsidP="00913562">
      <w:pPr>
        <w:pStyle w:val="a0"/>
        <w:spacing w:before="0" w:after="160"/>
        <w:rPr>
          <w:rFonts w:cs="Times New Roman"/>
          <w:color w:val="000000" w:themeColor="text1"/>
        </w:rPr>
      </w:pPr>
      <w:r w:rsidRPr="00913562">
        <w:rPr>
          <w:rStyle w:val="af7"/>
          <w:rFonts w:cs="Times New Roman"/>
          <w:color w:val="000000" w:themeColor="text1"/>
        </w:rPr>
        <w:t>This integrated approach fundamentally shifts the viability of establishing off-the-shelf neoantigen treatments for PDAC. Bespoke personalized mutational vaccination requires multi-month manufacturing spans — an often-fatal delay against PDAC's highly aggressive 3</w:t>
      </w:r>
      <w:r w:rsidR="00A6619B">
        <w:rPr>
          <w:rStyle w:val="HTML"/>
          <w:b/>
          <w:bCs/>
          <w:color w:val="3B3B3B"/>
          <w:shd w:val="clear" w:color="auto" w:fill="FFFFFF"/>
        </w:rPr>
        <w:t>-</w:t>
      </w:r>
      <w:r w:rsidRPr="00913562">
        <w:rPr>
          <w:rStyle w:val="af7"/>
          <w:rFonts w:cs="Times New Roman"/>
          <w:color w:val="000000" w:themeColor="text1"/>
        </w:rPr>
        <w:t>4 month</w:t>
      </w:r>
      <w:r>
        <w:rPr>
          <w:rStyle w:val="af7"/>
          <w:rFonts w:eastAsiaTheme="minorEastAsia" w:cs="Times New Roman"/>
          <w:color w:val="000000" w:themeColor="text1"/>
        </w:rPr>
        <w:t>s</w:t>
      </w:r>
      <w:r w:rsidRPr="00913562">
        <w:rPr>
          <w:rStyle w:val="af7"/>
          <w:rFonts w:cs="Times New Roman"/>
          <w:color w:val="000000" w:themeColor="text1"/>
        </w:rPr>
        <w:t xml:space="preserve"> progression window. Conversely, the high-frequency recurrence (40</w:t>
      </w:r>
      <w:r w:rsidR="00A6619B">
        <w:rPr>
          <w:rStyle w:val="af7"/>
          <w:rFonts w:cs="Times New Roman"/>
          <w:color w:val="000000" w:themeColor="text1"/>
        </w:rPr>
        <w:t>-</w:t>
      </w:r>
      <w:r w:rsidRPr="00913562">
        <w:rPr>
          <w:rStyle w:val="af7"/>
          <w:rFonts w:cs="Times New Roman"/>
          <w:color w:val="000000" w:themeColor="text1"/>
        </w:rPr>
        <w:t xml:space="preserve">80% across independent cohorts) of the splicing variants identified here supports immediate deployment of a shared neoantigen library at the moment of diagnosis. The mRNA-LNP platform is particularly well-suited to this strategy: intramuscular injection efficiently transfects antigen-presenting cells in draining lymph nodes, generating systemic CD8+ effector T cell populations that can penetrate the desmoplastic stroma through mechanisms distinct from the local immunosuppression that blunts checkpoint inhibitors. Achieving durable clinical remission will likely require combination strategies; the recently demonstrated 23.1% objective response rate from multi-antigen T cell therapy in advanced PDAC </w:t>
      </w:r>
      <w:r>
        <w:rPr>
          <w:rStyle w:val="af7"/>
          <w:rFonts w:cs="Times New Roman"/>
          <w:color w:val="000000" w:themeColor="text1"/>
        </w:rPr>
        <w:fldChar w:fldCharType="begin" w:fldLock="1"/>
      </w:r>
      <w:r>
        <w:rPr>
          <w:rStyle w:val="af7"/>
          <w:rFonts w:cs="Times New Roman"/>
          <w:color w:val="000000" w:themeColor="text1"/>
        </w:rPr>
        <w:instrText>ADDIN paperpile_citation &lt;clusterId&gt;L838Z928V398S199&lt;/clusterId&gt;&lt;metadata&gt;&lt;citation&gt;&lt;id&gt;7a248bcb-7fbb-4569-97da-251be02a3b1d&lt;/id&gt;&lt;/citation&gt;&lt;/metadata&gt;&lt;data&gt;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&lt;/data&gt; \* MERGEFORMAT</w:instrText>
      </w:r>
      <w:r>
        <w:rPr>
          <w:rStyle w:val="af7"/>
          <w:rFonts w:cs="Times New Roman"/>
          <w:color w:val="000000" w:themeColor="text1"/>
        </w:rPr>
        <w:fldChar w:fldCharType="separate"/>
      </w:r>
      <w:r w:rsidR="0002522A">
        <w:rPr>
          <w:rStyle w:val="af7"/>
          <w:rFonts w:cs="Times New Roman"/>
          <w:noProof/>
          <w:color w:val="000000" w:themeColor="text1"/>
        </w:rPr>
        <w:t>(123)</w:t>
      </w:r>
      <w:r>
        <w:rPr>
          <w:rStyle w:val="af7"/>
          <w:rFonts w:cs="Times New Roman"/>
          <w:color w:val="000000" w:themeColor="text1"/>
        </w:rPr>
        <w:fldChar w:fldCharType="end"/>
      </w:r>
      <w:r>
        <w:rPr>
          <w:rStyle w:val="af7"/>
          <w:rFonts w:cs="Times New Roman"/>
          <w:color w:val="000000" w:themeColor="text1"/>
        </w:rPr>
        <w:t xml:space="preserve"> </w:t>
      </w:r>
      <w:r w:rsidRPr="00913562">
        <w:rPr>
          <w:rStyle w:val="af7"/>
          <w:rFonts w:cs="Times New Roman"/>
          <w:color w:val="000000" w:themeColor="text1"/>
        </w:rPr>
        <w:t xml:space="preserve">illustrates that expanded antigen targeting can meaningfully improve clinical </w:t>
      </w:r>
      <w:r>
        <w:rPr>
          <w:rStyle w:val="af7"/>
          <w:rFonts w:cs="Times New Roman"/>
          <w:color w:val="000000" w:themeColor="text1"/>
        </w:rPr>
        <w:t>outcomes and</w:t>
      </w:r>
      <w:r w:rsidRPr="00913562">
        <w:rPr>
          <w:rStyle w:val="af7"/>
          <w:rFonts w:cs="Times New Roman"/>
          <w:color w:val="000000" w:themeColor="text1"/>
        </w:rPr>
        <w:t xml:space="preserve"> provides an important benchmark for future neoantigen vaccine trials, though direct comparison requires formal clinical studies given differences in therapeutic modality.</w:t>
      </w:r>
    </w:p>
    <w:p w14:paraId="49199D40" w14:textId="3D2E07CB" w:rsidR="004306E3" w:rsidRPr="00913562" w:rsidRDefault="004306E3" w:rsidP="00913562">
      <w:pPr>
        <w:pStyle w:val="a0"/>
        <w:spacing w:before="0" w:after="160"/>
        <w:rPr>
          <w:rFonts w:cs="Times New Roman"/>
          <w:color w:val="000000" w:themeColor="text1"/>
        </w:rPr>
      </w:pPr>
      <w:commentRangeStart w:id="64"/>
      <w:r w:rsidRPr="00913562">
        <w:rPr>
          <w:rFonts w:cs="Times New Roman"/>
          <w:color w:val="000000" w:themeColor="text1"/>
        </w:rPr>
        <w:t>While the present study establishes a proof-of-concept framework for isoform-derived neoantigen targeting in PDAC,</w:t>
      </w:r>
      <w:commentRangeEnd w:id="64"/>
      <w:r w:rsidRPr="00913562">
        <w:rPr>
          <w:rStyle w:val="af8"/>
          <w:rFonts w:cs="Times New Roman"/>
          <w:color w:val="000000" w:themeColor="text1"/>
          <w:sz w:val="22"/>
          <w:szCs w:val="24"/>
        </w:rPr>
        <w:commentReference w:id="64"/>
      </w:r>
      <w:r w:rsidRPr="00913562">
        <w:rPr>
          <w:rFonts w:cs="Times New Roman"/>
          <w:color w:val="000000" w:themeColor="text1"/>
        </w:rPr>
        <w:t xml:space="preserve"> several aspects merit further development. The MHC-I enrichment and immunogenicity data were obtained primarily within an HLA-A</w:t>
      </w:r>
      <w:r>
        <w:rPr>
          <w:rFonts w:cs="Times New Roman"/>
          <w:color w:val="000000" w:themeColor="text1"/>
        </w:rPr>
        <w:t>*</w:t>
      </w:r>
      <w:r w:rsidRPr="00913562">
        <w:rPr>
          <w:rFonts w:cs="Times New Roman"/>
          <w:color w:val="000000" w:themeColor="text1"/>
        </w:rPr>
        <w:t xml:space="preserve">24:02 </w:t>
      </w:r>
      <w:r>
        <w:rPr>
          <w:rFonts w:cs="Times New Roman"/>
          <w:color w:val="000000" w:themeColor="text1"/>
        </w:rPr>
        <w:t>context</w:t>
      </w:r>
      <w:r>
        <w:rPr>
          <w:rFonts w:eastAsiaTheme="minorEastAsia" w:cs="Times New Roman"/>
          <w:color w:val="000000" w:themeColor="text1"/>
        </w:rPr>
        <w:t>.</w:t>
      </w:r>
      <w:r w:rsidRPr="00913562">
        <w:rPr>
          <w:rFonts w:cs="Times New Roman"/>
          <w:color w:val="000000" w:themeColor="text1"/>
        </w:rPr>
        <w:t xml:space="preserve"> </w:t>
      </w:r>
      <w:r>
        <w:rPr>
          <w:rFonts w:eastAsiaTheme="minorEastAsia" w:cs="Times New Roman"/>
          <w:color w:val="000000" w:themeColor="text1"/>
        </w:rPr>
        <w:t>E</w:t>
      </w:r>
      <w:r w:rsidRPr="00913562">
        <w:rPr>
          <w:rFonts w:cs="Times New Roman"/>
          <w:color w:val="000000" w:themeColor="text1"/>
        </w:rPr>
        <w:t xml:space="preserve">xtending validation to broader HLA supertypes—including </w:t>
      </w:r>
      <w:r>
        <w:rPr>
          <w:rFonts w:eastAsiaTheme="minorEastAsia" w:cs="Times New Roman" w:hint="eastAsia"/>
          <w:color w:val="000000" w:themeColor="text1"/>
        </w:rPr>
        <w:t>HL</w:t>
      </w:r>
      <w:commentRangeStart w:id="65"/>
      <w:r w:rsidRPr="00913562">
        <w:rPr>
          <w:rFonts w:cs="Times New Roman"/>
          <w:color w:val="000000" w:themeColor="text1"/>
        </w:rPr>
        <w:t>A</w:t>
      </w:r>
      <w:r>
        <w:rPr>
          <w:rFonts w:eastAsiaTheme="minorEastAsia" w:cs="Times New Roman" w:hint="eastAsia"/>
          <w:color w:val="000000" w:themeColor="text1"/>
        </w:rPr>
        <w:t>-</w:t>
      </w:r>
      <w:r w:rsidRPr="00913562">
        <w:rPr>
          <w:rFonts w:cs="Times New Roman"/>
          <w:color w:val="000000" w:themeColor="text1"/>
        </w:rPr>
        <w:t>A</w:t>
      </w:r>
      <w:r>
        <w:rPr>
          <w:rFonts w:cs="Times New Roman"/>
          <w:color w:val="000000" w:themeColor="text1"/>
        </w:rPr>
        <w:t>*</w:t>
      </w:r>
      <w:r w:rsidRPr="00913562">
        <w:rPr>
          <w:rFonts w:cs="Times New Roman"/>
          <w:color w:val="000000" w:themeColor="text1"/>
        </w:rPr>
        <w:t>02:01 and A*03</w:t>
      </w:r>
      <w:commentRangeEnd w:id="65"/>
      <w:r w:rsidRPr="00913562">
        <w:rPr>
          <w:rStyle w:val="af8"/>
          <w:rFonts w:cs="Times New Roman"/>
          <w:color w:val="000000" w:themeColor="text1"/>
          <w:sz w:val="22"/>
          <w:szCs w:val="24"/>
        </w:rPr>
        <w:commentReference w:id="65"/>
      </w:r>
      <w:r w:rsidRPr="00913562">
        <w:rPr>
          <w:rFonts w:cs="Times New Roman"/>
          <w:color w:val="000000" w:themeColor="text1"/>
        </w:rPr>
        <w:t xml:space="preserve">—will be an important next step toward wider patient applicability. The NSG model system, though well-suited for initial in vivo characterization, lacks the thymic education component necessary for fully resolving HLA restriction, pointing to the value of complementary humanized model platforms. Likewise, </w:t>
      </w:r>
      <w:r w:rsidRPr="00913562">
        <w:rPr>
          <w:rFonts w:cs="Times New Roman"/>
          <w:color w:val="000000" w:themeColor="text1"/>
        </w:rPr>
        <w:lastRenderedPageBreak/>
        <w:t xml:space="preserve">orthotopic engraftment approaches would better capture the desmoplastic stromal architecture of clinical PDAC and allow more rigorous assessment of tumor penetration. </w:t>
      </w:r>
      <w:r>
        <w:rPr>
          <w:rFonts w:cs="Times New Roman"/>
          <w:color w:val="000000" w:themeColor="text1"/>
        </w:rPr>
        <w:t>On the bioinformatic side, the peptide subtraction approach, while providing direct immunopeptidome-level specificity, depends on the completeness of the reference databases; expanding the reference immunopeptidome with additional ethnicities and tissue types will further refine candidate selection.</w:t>
      </w:r>
      <w:r w:rsidRPr="00913562">
        <w:rPr>
          <w:rFonts w:cs="Times New Roman"/>
          <w:color w:val="000000" w:themeColor="text1"/>
        </w:rPr>
        <w:t xml:space="preserve"> </w:t>
      </w:r>
    </w:p>
    <w:p w14:paraId="7F8B5DE1" w14:textId="70AA9BDE" w:rsidR="004306E3" w:rsidRPr="00913562" w:rsidRDefault="004306E3" w:rsidP="00913562">
      <w:pPr>
        <w:pStyle w:val="a0"/>
        <w:spacing w:before="0" w:after="160"/>
        <w:rPr>
          <w:rFonts w:cs="Times New Roman"/>
          <w:color w:val="000000" w:themeColor="text1"/>
        </w:rPr>
      </w:pPr>
      <w:r w:rsidRPr="00913562">
        <w:rPr>
          <w:rFonts w:cs="Times New Roman"/>
          <w:color w:val="000000" w:themeColor="text1"/>
        </w:rPr>
        <w:t xml:space="preserve">Looking ahead, primary tumor </w:t>
      </w:r>
      <w:r>
        <w:rPr>
          <w:rFonts w:cs="Times New Roman"/>
          <w:color w:val="000000" w:themeColor="text1"/>
        </w:rPr>
        <w:t>immunopeptidomes</w:t>
      </w:r>
      <w:r w:rsidRPr="00913562">
        <w:rPr>
          <w:rFonts w:cs="Times New Roman"/>
          <w:color w:val="000000" w:themeColor="text1"/>
        </w:rPr>
        <w:t xml:space="preserve"> from micro-dissected PDAC specimens will be essential to confirm that the candidate isoforms identified here are translated and surface-presented at frequencies relevant to clinical application. Parallel combination studies with anti-PD-</w:t>
      </w:r>
      <w:r w:rsidR="00DC663A">
        <w:rPr>
          <w:rFonts w:cs="Times New Roman"/>
          <w:color w:val="000000" w:themeColor="text1"/>
        </w:rPr>
        <w:t>L</w:t>
      </w:r>
      <w:r w:rsidRPr="00913562">
        <w:rPr>
          <w:rFonts w:cs="Times New Roman"/>
          <w:color w:val="000000" w:themeColor="text1"/>
        </w:rPr>
        <w:t>1 or FOLFIRINOX will help define the immunological context most conducive to shared AS neoantigen vaccination</w:t>
      </w:r>
      <w:r w:rsidR="001F245A">
        <w:rPr>
          <w:rFonts w:cs="Times New Roman"/>
          <w:color w:val="000000" w:themeColor="text1"/>
        </w:rPr>
        <w:t xml:space="preserve"> </w:t>
      </w:r>
      <w:r w:rsidR="001650ED">
        <w:rPr>
          <w:rFonts w:cs="Times New Roman"/>
          <w:color w:val="000000" w:themeColor="text1"/>
        </w:rPr>
        <w:fldChar w:fldCharType="begin" w:fldLock="1"/>
      </w:r>
      <w:r w:rsidR="001F245A">
        <w:rPr>
          <w:rFonts w:cs="Times New Roman"/>
          <w:color w:val="000000" w:themeColor="text1"/>
        </w:rPr>
        <w:instrText>ADDIN paperpile_citation &lt;clusterId&gt;V676C733Y113V717&lt;/clusterId&gt;&lt;metadata&gt;&lt;citation&gt;&lt;id&gt;9cf5f1b4-ca4d-4c20-8d7c-e5b91889e0b8&lt;/id&gt;&lt;/citation&gt;&lt;citation&gt;&lt;id&gt;311299ed-f993-453c-9bb9-34dc810117a3&lt;/id&gt;&lt;/citation&gt;&lt;/metadata&gt;&lt;data&gt;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&lt;/data&gt; \* MERGEFORMAT</w:instrText>
      </w:r>
      <w:r w:rsidR="001650ED">
        <w:rPr>
          <w:rFonts w:cs="Times New Roman"/>
          <w:color w:val="000000" w:themeColor="text1"/>
        </w:rPr>
        <w:fldChar w:fldCharType="separate"/>
      </w:r>
      <w:r w:rsidR="001F245A">
        <w:rPr>
          <w:rFonts w:cs="Times New Roman"/>
          <w:noProof/>
          <w:color w:val="000000" w:themeColor="text1"/>
        </w:rPr>
        <w:t>(6,69)</w:t>
      </w:r>
      <w:r w:rsidR="001650ED">
        <w:rPr>
          <w:rFonts w:cs="Times New Roman"/>
          <w:color w:val="000000" w:themeColor="text1"/>
        </w:rPr>
        <w:fldChar w:fldCharType="end"/>
      </w:r>
      <w:r w:rsidRPr="00913562">
        <w:rPr>
          <w:rFonts w:cs="Times New Roman"/>
          <w:color w:val="000000" w:themeColor="text1"/>
        </w:rPr>
        <w:t>.</w:t>
      </w:r>
    </w:p>
    <w:p w14:paraId="75549341" w14:textId="585A1296" w:rsidR="004A1893" w:rsidRPr="00913562" w:rsidRDefault="0042544E" w:rsidP="00913562">
      <w:pPr>
        <w:pStyle w:val="a0"/>
        <w:spacing w:before="0" w:after="160"/>
        <w:rPr>
          <w:rFonts w:cs="Times New Roman"/>
          <w:color w:val="000000" w:themeColor="text1"/>
        </w:rPr>
      </w:pPr>
      <w:r w:rsidRPr="00913562">
        <w:rPr>
          <w:rFonts w:cs="Times New Roman"/>
          <w:color w:val="000000" w:themeColor="text1"/>
        </w:rPr>
        <w:t xml:space="preserve">More broadly, this framework is supported by complementary methodological and translational advances: functional enrichment, protein-domain, PTM, HLA-typing, and </w:t>
      </w:r>
      <w:proofErr w:type="spellStart"/>
      <w:r w:rsidRPr="00913562">
        <w:rPr>
          <w:rFonts w:cs="Times New Roman"/>
          <w:color w:val="000000" w:themeColor="text1"/>
        </w:rPr>
        <w:t>immunopeptidomics</w:t>
      </w:r>
      <w:proofErr w:type="spellEnd"/>
      <w:r w:rsidRPr="00913562">
        <w:rPr>
          <w:rFonts w:cs="Times New Roman"/>
          <w:color w:val="000000" w:themeColor="text1"/>
        </w:rPr>
        <w:t xml:space="preserve"> workflows provide the analytical basis for interpreting transcript-derived antigens</w:t>
      </w:r>
      <w:r w:rsidR="003D5322">
        <w:rPr>
          <w:rFonts w:cs="Times New Roman"/>
          <w:color w:val="000000" w:themeColor="text1"/>
        </w:rPr>
        <w:t xml:space="preserve"> </w:t>
      </w:r>
      <w:r w:rsidR="006A40FE">
        <w:rPr>
          <w:rFonts w:cs="Times New Roman"/>
          <w:color w:val="000000" w:themeColor="text1"/>
        </w:rPr>
        <w:fldChar w:fldCharType="begin" w:fldLock="1"/>
      </w:r>
      <w:r w:rsidR="0082764E">
        <w:rPr>
          <w:rFonts w:cs="Times New Roman"/>
          <w:color w:val="000000" w:themeColor="text1"/>
        </w:rPr>
        <w:instrText>ADDIN paperpile_citation &lt;clusterId&gt;U962I329X619C433&lt;/clusterId&gt;&lt;metadata&gt;&lt;citation&gt;&lt;id&gt;44b35187-4174-413f-b51a-320ae03536b2&lt;/id&gt;&lt;/citation&gt;&lt;citation&gt;&lt;id&gt;623a69ee-a945-416b-8fa3-923522ceafab&lt;/id&gt;&lt;/citation&gt;&lt;citation&gt;&lt;id&gt;0f3e4a04-adec-4a44-a0d0-593eaa36a956&lt;/id&gt;&lt;/citation&gt;&lt;citation&gt;&lt;id&gt;0aebcc84-b484-4c02-ada7-1f4905f300d2&lt;/id&gt;&lt;/citation&gt;&lt;citation&gt;&lt;id&gt;0d74c733-02f7-40c6-be02-54f471dba73c&lt;/id&gt;&lt;/citation&gt;&lt;/metadata&gt;&lt;data&gt;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&lt;/data&gt; \* MERGEFORMAT</w:instrText>
      </w:r>
      <w:r w:rsidR="006A40FE">
        <w:rPr>
          <w:rFonts w:cs="Times New Roman"/>
          <w:color w:val="000000" w:themeColor="text1"/>
        </w:rPr>
        <w:fldChar w:fldCharType="separate"/>
      </w:r>
      <w:r w:rsidR="0082764E">
        <w:rPr>
          <w:rFonts w:cs="Times New Roman"/>
          <w:noProof/>
          <w:color w:val="000000" w:themeColor="text1"/>
        </w:rPr>
        <w:t>(124–128)</w:t>
      </w:r>
      <w:r w:rsidR="006A40FE">
        <w:rPr>
          <w:rFonts w:cs="Times New Roman"/>
          <w:color w:val="000000" w:themeColor="text1"/>
        </w:rPr>
        <w:fldChar w:fldCharType="end"/>
      </w:r>
      <w:r w:rsidRPr="00913562">
        <w:rPr>
          <w:rFonts w:cs="Times New Roman"/>
          <w:color w:val="000000" w:themeColor="text1"/>
        </w:rPr>
        <w:t>; long-read and single-cell long-read cancer transcriptome studies across colorectal, ovarian, gastric, breast, uveal melanoma, glioblastoma, lung cancer, hepatocellular carcinoma, and advanced pan-cancer cohorts further establish isoform-resolved sequencing as a generalizable strategy for uncovering tumor-specific transcript structures</w:t>
      </w:r>
      <w:r w:rsidR="003D5322">
        <w:rPr>
          <w:rFonts w:cs="Times New Roman"/>
          <w:color w:val="000000" w:themeColor="text1"/>
        </w:rPr>
        <w:t xml:space="preserve"> </w:t>
      </w:r>
      <w:r w:rsidR="008648AA">
        <w:rPr>
          <w:rFonts w:cs="Times New Roman"/>
          <w:color w:val="000000" w:themeColor="text1"/>
        </w:rPr>
        <w:fldChar w:fldCharType="begin" w:fldLock="1"/>
      </w:r>
      <w:r w:rsidR="00036000">
        <w:rPr>
          <w:rFonts w:cs="Times New Roman"/>
          <w:color w:val="000000" w:themeColor="text1"/>
        </w:rPr>
        <w:instrText>ADDIN paperpile_citation &lt;clusterId&gt;P116D464Z854W548&lt;/clusterId&gt;&lt;metadata&gt;&lt;citation&gt;&lt;id&gt;8d9c2d81-93ec-4468-8622-d938a0c4417b&lt;/id&gt;&lt;/citation&gt;&lt;citation&gt;&lt;id&gt;26342ff3-d920-096a-96c6-b2ca6d2fc243&lt;/id&gt;&lt;/citation&gt;&lt;citation&gt;&lt;id&gt;36957a8f-baa0-43f3-895a-d8509e9ae5f3&lt;/id&gt;&lt;/citation&gt;&lt;/metadata&gt;&lt;data&gt;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&lt;/data&gt; \* MERGEFORMAT</w:instrText>
      </w:r>
      <w:r w:rsidR="008648AA">
        <w:rPr>
          <w:rFonts w:cs="Times New Roman"/>
          <w:color w:val="000000" w:themeColor="text1"/>
        </w:rPr>
        <w:fldChar w:fldCharType="separate"/>
      </w:r>
      <w:r w:rsidR="00036000">
        <w:rPr>
          <w:rFonts w:cs="Times New Roman"/>
          <w:noProof/>
          <w:color w:val="000000" w:themeColor="text1"/>
        </w:rPr>
        <w:t>(34,35,129)</w:t>
      </w:r>
      <w:r w:rsidR="008648AA">
        <w:rPr>
          <w:rFonts w:cs="Times New Roman"/>
          <w:color w:val="000000" w:themeColor="text1"/>
        </w:rPr>
        <w:fldChar w:fldCharType="end"/>
      </w:r>
      <w:r w:rsidRPr="00913562">
        <w:rPr>
          <w:rFonts w:cs="Times New Roman"/>
          <w:color w:val="000000" w:themeColor="text1"/>
        </w:rPr>
        <w:t>; proteogenomic and alternative-splicing neoantigen studies demonstrate that non-canonical, fusion, and MHC-II-restricted antigens can be immunogenic and therapeutically actionable across multiple tumor contexts</w:t>
      </w:r>
      <w:r w:rsidR="00B27555">
        <w:rPr>
          <w:rFonts w:cs="Times New Roman"/>
          <w:color w:val="000000" w:themeColor="text1"/>
        </w:rPr>
        <w:t xml:space="preserve"> </w:t>
      </w:r>
      <w:r w:rsidR="00B27555">
        <w:rPr>
          <w:rFonts w:cs="Times New Roman"/>
          <w:color w:val="000000" w:themeColor="text1"/>
        </w:rPr>
        <w:fldChar w:fldCharType="begin" w:fldLock="1"/>
      </w:r>
      <w:r w:rsidR="00AA2CBA">
        <w:rPr>
          <w:rFonts w:cs="Times New Roman"/>
          <w:color w:val="000000" w:themeColor="text1"/>
        </w:rPr>
        <w:instrText>ADDIN paperpile_citation &lt;clusterId&gt;L335Z622V972S696&lt;/clusterId&gt;&lt;metadata&gt;&lt;citation&gt;&lt;id&gt;8f8ebc70-8030-086b-a482-88e83f28de5a&lt;/id&gt;&lt;/citation&gt;&lt;citation&gt;&lt;id&gt;8f19d45e-2865-025d-baef-84d224cc04c1&lt;/id&gt;&lt;/citation&gt;&lt;citation&gt;&lt;id&gt;e285c844-b77e-0f36-9e13-e7fb2750ac3d&lt;/id&gt;&lt;/citation&gt;&lt;/metadata&gt;&lt;data&gt;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&lt;/data&gt; \* MERGEFORMAT</w:instrText>
      </w:r>
      <w:r w:rsidR="00B27555">
        <w:rPr>
          <w:rFonts w:cs="Times New Roman"/>
          <w:color w:val="000000" w:themeColor="text1"/>
        </w:rPr>
        <w:fldChar w:fldCharType="separate"/>
      </w:r>
      <w:r w:rsidR="00AA2CBA">
        <w:rPr>
          <w:rFonts w:cs="Times New Roman"/>
          <w:noProof/>
          <w:color w:val="000000" w:themeColor="text1"/>
        </w:rPr>
        <w:t>(130–132)</w:t>
      </w:r>
      <w:r w:rsidR="00B27555">
        <w:rPr>
          <w:rFonts w:cs="Times New Roman"/>
          <w:color w:val="000000" w:themeColor="text1"/>
        </w:rPr>
        <w:fldChar w:fldCharType="end"/>
      </w:r>
      <w:r w:rsidRPr="00913562">
        <w:rPr>
          <w:rFonts w:cs="Times New Roman"/>
          <w:color w:val="000000" w:themeColor="text1"/>
        </w:rPr>
        <w:t>; and recent mRNA-LNP, dendritic-cell-targeted delivery, spleen-tropic delivery, circular mRNA, and in vivo immune-cell engineering studies support the feasibility of translating such antigen sets into increasingly precise cancer vaccine and immunotherapy platforms</w:t>
      </w:r>
      <w:r w:rsidR="00431ADE">
        <w:rPr>
          <w:rFonts w:cs="Times New Roman"/>
          <w:color w:val="000000" w:themeColor="text1"/>
        </w:rPr>
        <w:t xml:space="preserve"> </w:t>
      </w:r>
      <w:r w:rsidR="00431ADE">
        <w:rPr>
          <w:rFonts w:cs="Times New Roman"/>
          <w:color w:val="000000" w:themeColor="text1"/>
        </w:rPr>
        <w:fldChar w:fldCharType="begin" w:fldLock="1"/>
      </w:r>
      <w:r w:rsidR="00987561">
        <w:rPr>
          <w:rFonts w:cs="Times New Roman"/>
          <w:color w:val="000000" w:themeColor="text1"/>
        </w:rPr>
        <w:instrText>ADDIN paperpile_citation &lt;clusterId&gt;W713C169Y451W174&lt;/clusterId&gt;&lt;metadata&gt;&lt;citation&gt;&lt;id&gt;9cf5f1b4-ca4d-4c20-8d7c-e5b91889e0b8&lt;/id&gt;&lt;/citation&gt;&lt;citation&gt;&lt;id&gt;13128c0c-d90f-48e0-b2a0-b2dbbaf16bf4&lt;/id&gt;&lt;/citation&gt;&lt;citation&gt;&lt;id&gt;1470fb7c-c710-4b2b-8d92-24597a046e18&lt;/id&gt;&lt;/citation&gt;&lt;citation&gt;&lt;id&gt;a21c87e1-8322-4ce3-b0e7-c5d883e60efc&lt;/id&gt;&lt;/citation&gt;&lt;citation&gt;&lt;id&gt;f515e047-c014-4d88-8cda-814a172f6934&lt;/id&gt;&lt;/citation&gt;&lt;citation&gt;&lt;id&gt;ed5c5686-7a98-47e0-9c73-3f282c44db8c&lt;/id&gt;&lt;/citation&gt;&lt;citation&gt;&lt;id&gt;7e6ad837-5c3f-49e1-bbee-2f65d07d5f18&lt;/id&gt;&lt;/citation&gt;&lt;citation&gt;&lt;id&gt;da7d45f1-3852-4081-8a0a-2fc89a05149b&lt;/id&gt;&lt;/citation&gt;&lt;/metadata&gt;&lt;data&gt;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&lt;/data&gt; \* MERGEFORMAT</w:instrText>
      </w:r>
      <w:r w:rsidR="00431ADE">
        <w:rPr>
          <w:rFonts w:cs="Times New Roman"/>
          <w:color w:val="000000" w:themeColor="text1"/>
        </w:rPr>
        <w:fldChar w:fldCharType="separate"/>
      </w:r>
      <w:r w:rsidR="00987561">
        <w:rPr>
          <w:rFonts w:cs="Times New Roman"/>
          <w:noProof/>
          <w:color w:val="000000" w:themeColor="text1"/>
        </w:rPr>
        <w:t>(59–61,69–73)</w:t>
      </w:r>
      <w:r w:rsidR="00431ADE">
        <w:rPr>
          <w:rFonts w:cs="Times New Roman"/>
          <w:color w:val="000000" w:themeColor="text1"/>
        </w:rPr>
        <w:fldChar w:fldCharType="end"/>
      </w:r>
      <w:r w:rsidR="00430123">
        <w:rPr>
          <w:rFonts w:cs="Times New Roman"/>
          <w:color w:val="000000" w:themeColor="text1"/>
        </w:rPr>
        <w:t>.</w:t>
      </w:r>
    </w:p>
    <w:p w14:paraId="6225BD70" w14:textId="77777777" w:rsidR="00E60283" w:rsidRPr="00913562" w:rsidRDefault="009A50DA" w:rsidP="00913562">
      <w:pPr>
        <w:pStyle w:val="a0"/>
        <w:spacing w:before="0" w:after="160"/>
        <w:rPr>
          <w:rFonts w:cs="Times New Roman"/>
          <w:color w:val="000000" w:themeColor="text1"/>
        </w:rPr>
      </w:pPr>
      <w:r w:rsidRPr="00913562">
        <w:rPr>
          <w:rFonts w:cs="Times New Roman"/>
          <w:color w:val="000000" w:themeColor="text1"/>
        </w:rPr>
        <w:t>In summary, this work demonstrates that alternative splicing represents an underexplored source of shared, immunogenic neoepitopes in PDAC — a malignancy that has remained refractory to every immunotherapeutic approach tested to date. The long-read sequencing-to-vaccine pipeline described here provides a replicable framework for identifying, validating, and deploying AS-derived neoepitopes in any tumor type with restricted mutation burden, with immediate translational relevance for PDAC patients who currently face a median survival under 12 months from diagnosis.</w:t>
      </w:r>
    </w:p>
    <w:p w14:paraId="6225BD71"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r w:rsidRPr="00913562">
        <w:rPr>
          <w:rFonts w:ascii="Times New Roman" w:hAnsi="Times New Roman" w:cs="Times New Roman"/>
          <w:bCs/>
          <w:color w:val="000000" w:themeColor="text1"/>
          <w:sz w:val="32"/>
          <w:szCs w:val="32"/>
        </w:rPr>
        <w:lastRenderedPageBreak/>
        <w:t>Methods</w:t>
      </w:r>
    </w:p>
    <w:p w14:paraId="6225BD72" w14:textId="0AAC927D" w:rsidR="00E60283" w:rsidRPr="00913562" w:rsidRDefault="009A50DA" w:rsidP="00913562">
      <w:pPr>
        <w:pStyle w:val="2"/>
        <w:spacing w:before="40" w:after="0"/>
        <w:rPr>
          <w:rFonts w:ascii="Times New Roman" w:hAnsi="Times New Roman" w:cs="Times New Roman"/>
          <w:color w:val="000000" w:themeColor="text1"/>
          <w:sz w:val="26"/>
          <w:szCs w:val="26"/>
        </w:rPr>
      </w:pPr>
      <w:bookmarkStart w:id="66" w:name="study-scope"/>
      <w:r w:rsidRPr="00913562">
        <w:rPr>
          <w:rFonts w:ascii="Times New Roman" w:hAnsi="Times New Roman" w:cs="Times New Roman"/>
          <w:color w:val="000000" w:themeColor="text1"/>
          <w:sz w:val="26"/>
          <w:szCs w:val="26"/>
        </w:rPr>
        <w:t xml:space="preserve">Study </w:t>
      </w:r>
      <w:r>
        <w:rPr>
          <w:rFonts w:ascii="Times New Roman" w:hAnsi="Times New Roman" w:cs="Times New Roman"/>
          <w:color w:val="000000" w:themeColor="text1"/>
          <w:sz w:val="26"/>
          <w:szCs w:val="26"/>
        </w:rPr>
        <w:t>s</w:t>
      </w:r>
      <w:r w:rsidRPr="00913562">
        <w:rPr>
          <w:rFonts w:ascii="Times New Roman" w:hAnsi="Times New Roman" w:cs="Times New Roman"/>
          <w:color w:val="000000" w:themeColor="text1"/>
          <w:sz w:val="26"/>
          <w:szCs w:val="26"/>
        </w:rPr>
        <w:t>cope</w:t>
      </w:r>
    </w:p>
    <w:p w14:paraId="6225BD73" w14:textId="61BE9070" w:rsidR="00E60283" w:rsidRPr="00913562" w:rsidRDefault="009A50DA" w:rsidP="00913562">
      <w:pPr>
        <w:pStyle w:val="FirstParagraph"/>
        <w:spacing w:before="0" w:after="160"/>
        <w:rPr>
          <w:rFonts w:cs="Times New Roman"/>
          <w:color w:val="000000" w:themeColor="text1"/>
        </w:rPr>
      </w:pPr>
      <w:r w:rsidRPr="00913562">
        <w:rPr>
          <w:rFonts w:cs="Times New Roman"/>
          <w:color w:val="000000" w:themeColor="text1"/>
        </w:rPr>
        <w:t>All</w:t>
      </w:r>
      <w:r>
        <w:rPr>
          <w:rFonts w:cs="Times New Roman"/>
        </w:rPr>
        <w:t xml:space="preserve"> </w:t>
      </w:r>
      <w:r>
        <w:rPr>
          <w:rFonts w:cs="Times New Roman"/>
          <w:color w:val="000000" w:themeColor="text1"/>
        </w:rPr>
        <w:t>immunopeptidomes</w:t>
      </w:r>
      <w:r w:rsidRPr="00913562">
        <w:rPr>
          <w:rFonts w:cs="Times New Roman"/>
          <w:color w:val="000000" w:themeColor="text1"/>
        </w:rPr>
        <w:t xml:space="preserve"> and transcriptomic discovery experiments in this study were performed in five authenticated PDAC cell lines. Immortalized cell lines may exhibit splicing-factor expression profiles and alternative splicing patterns that differ from primary tumor tissue; accordingly, the neoepitopes identified and validated here should be understood as PDAC cell-line-derived non-canonical neoepitopes. Cross-cohort validation using six independent bulk tumor RNA-seq datasets provides supporting evidence that many discovered isoforms are detectable in primary PDAC tissue, but direct </w:t>
      </w:r>
      <w:r>
        <w:rPr>
          <w:rFonts w:cs="Times New Roman"/>
          <w:color w:val="000000" w:themeColor="text1"/>
        </w:rPr>
        <w:t>immunopeptidomes</w:t>
      </w:r>
      <w:r w:rsidRPr="00913562">
        <w:rPr>
          <w:rFonts w:cs="Times New Roman"/>
          <w:color w:val="000000" w:themeColor="text1"/>
        </w:rPr>
        <w:t xml:space="preserve"> from primary patient tumor specimens — which would formally establish in vivo MHC-I presentation — remains an important future objective.</w:t>
      </w:r>
    </w:p>
    <w:p w14:paraId="6225BD74" w14:textId="2FF71EC8" w:rsidR="00E60283" w:rsidRPr="00913562" w:rsidRDefault="009A50DA" w:rsidP="00913562">
      <w:pPr>
        <w:pStyle w:val="2"/>
        <w:spacing w:before="40" w:after="0"/>
        <w:rPr>
          <w:rFonts w:ascii="Times New Roman" w:hAnsi="Times New Roman" w:cs="Times New Roman"/>
          <w:color w:val="000000" w:themeColor="text1"/>
          <w:sz w:val="26"/>
          <w:szCs w:val="26"/>
        </w:rPr>
      </w:pPr>
      <w:bookmarkStart w:id="67" w:name="cell-lines-and-culture-conditions"/>
      <w:bookmarkEnd w:id="66"/>
      <w:r w:rsidRPr="00913562">
        <w:rPr>
          <w:rFonts w:ascii="Times New Roman" w:hAnsi="Times New Roman" w:cs="Times New Roman"/>
          <w:color w:val="000000" w:themeColor="text1"/>
          <w:sz w:val="26"/>
          <w:szCs w:val="26"/>
        </w:rPr>
        <w:t xml:space="preserve">Cell </w:t>
      </w:r>
      <w:r>
        <w:rPr>
          <w:rFonts w:ascii="Times New Roman" w:hAnsi="Times New Roman" w:cs="Times New Roman"/>
          <w:color w:val="000000" w:themeColor="text1"/>
          <w:sz w:val="26"/>
          <w:szCs w:val="26"/>
        </w:rPr>
        <w:t>l</w:t>
      </w:r>
      <w:r w:rsidRPr="00913562">
        <w:rPr>
          <w:rFonts w:ascii="Times New Roman" w:hAnsi="Times New Roman" w:cs="Times New Roman"/>
          <w:color w:val="000000" w:themeColor="text1"/>
          <w:sz w:val="26"/>
          <w:szCs w:val="26"/>
        </w:rPr>
        <w:t xml:space="preserve">ines and </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 xml:space="preserve">ulture </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onditions</w:t>
      </w:r>
    </w:p>
    <w:p w14:paraId="6225BD75" w14:textId="77777777" w:rsidR="00E60283" w:rsidRPr="00913562" w:rsidRDefault="009A50DA" w:rsidP="00913562">
      <w:pPr>
        <w:pStyle w:val="FirstParagraph"/>
        <w:spacing w:before="0" w:after="160"/>
        <w:rPr>
          <w:rFonts w:cs="Times New Roman"/>
          <w:color w:val="000000" w:themeColor="text1"/>
        </w:rPr>
      </w:pPr>
      <w:r w:rsidRPr="00913562">
        <w:rPr>
          <w:rFonts w:cs="Times New Roman"/>
          <w:color w:val="000000" w:themeColor="text1"/>
        </w:rPr>
        <w:t xml:space="preserve">PDAC cell lines (S2-VP10, PANC-1, MIA PaCa-2, KLM-1, AsPC-1) were obtained from authenticated sources, verified by STR profiling, and confirmed mycoplasma-negative. Cells were cultured at 37°C with 5% CO₂ in RPMI-1640 or DMEM supplemented with 10% fetal bovine serum (FBS). S2-VP10, KLM-1, and AsPC-1 cells were maintained in RPMI-1640 (Gibco, 11875-093) with 10% heat-inactivated FBS (Gibco, 16000-044), penicillin (100 U/mL) and streptomycin (100 </w:t>
      </w:r>
      <w:proofErr w:type="spellStart"/>
      <w:r w:rsidRPr="00913562">
        <w:rPr>
          <w:rFonts w:cs="Times New Roman"/>
          <w:color w:val="000000" w:themeColor="text1"/>
        </w:rPr>
        <w:t>μg</w:t>
      </w:r>
      <w:proofErr w:type="spellEnd"/>
      <w:r w:rsidRPr="00913562">
        <w:rPr>
          <w:rFonts w:cs="Times New Roman"/>
          <w:color w:val="000000" w:themeColor="text1"/>
        </w:rPr>
        <w:t>/mL) (Gibco, 15140-122). PANC-1 and MIA PaCa-2 cells were cultured in high-glucose DMEM (Gibco, 11965-092) with 10% FBS and antibiotics. Cells were passaged at 70–80% confluence using trypsin-EDTA (Gibco, 25200-056), with passages limited to 20.</w:t>
      </w:r>
    </w:p>
    <w:p w14:paraId="6225BD76" w14:textId="519F0AF4" w:rsidR="00E60283" w:rsidRPr="00913562" w:rsidRDefault="009A50DA" w:rsidP="00913562">
      <w:pPr>
        <w:pStyle w:val="2"/>
        <w:spacing w:before="40" w:after="0"/>
        <w:rPr>
          <w:rFonts w:ascii="Times New Roman" w:hAnsi="Times New Roman" w:cs="Times New Roman"/>
          <w:color w:val="000000" w:themeColor="text1"/>
          <w:sz w:val="26"/>
          <w:szCs w:val="26"/>
        </w:rPr>
      </w:pPr>
      <w:bookmarkStart w:id="68" w:name="long-read-rna-sequencing-pacbio-iso-seq"/>
      <w:bookmarkEnd w:id="67"/>
      <w:r w:rsidRPr="00913562">
        <w:rPr>
          <w:rFonts w:ascii="Times New Roman" w:hAnsi="Times New Roman" w:cs="Times New Roman"/>
          <w:color w:val="000000" w:themeColor="text1"/>
          <w:sz w:val="26"/>
          <w:szCs w:val="26"/>
        </w:rPr>
        <w:t xml:space="preserve">Long-read RNA </w:t>
      </w:r>
      <w:r>
        <w:rPr>
          <w:rFonts w:ascii="Times New Roman" w:hAnsi="Times New Roman" w:cs="Times New Roman"/>
          <w:color w:val="000000" w:themeColor="text1"/>
          <w:sz w:val="26"/>
          <w:szCs w:val="26"/>
        </w:rPr>
        <w:t>s</w:t>
      </w:r>
      <w:r w:rsidRPr="00913562">
        <w:rPr>
          <w:rFonts w:ascii="Times New Roman" w:hAnsi="Times New Roman" w:cs="Times New Roman"/>
          <w:color w:val="000000" w:themeColor="text1"/>
          <w:sz w:val="26"/>
          <w:szCs w:val="26"/>
        </w:rPr>
        <w:t>equencing (PacBio Iso-Seq)</w:t>
      </w:r>
    </w:p>
    <w:p w14:paraId="6225BD77" w14:textId="26601086" w:rsidR="00E60283" w:rsidRDefault="009A50DA">
      <w:pPr>
        <w:pStyle w:val="FirstParagraph"/>
        <w:spacing w:before="0" w:after="160"/>
        <w:rPr>
          <w:rFonts w:eastAsiaTheme="minorEastAsia" w:cs="Times New Roman"/>
          <w:color w:val="000000" w:themeColor="text1"/>
        </w:rPr>
      </w:pPr>
      <w:r w:rsidRPr="00913562">
        <w:rPr>
          <w:rFonts w:cs="Times New Roman"/>
          <w:color w:val="000000" w:themeColor="text1"/>
        </w:rPr>
        <w:t xml:space="preserve">Total RNA was extracted (Qiagen RNeasy, RIN 8.0). Poly(A) mRNA was enriched, and full-length cDNA was synthesized using the </w:t>
      </w:r>
      <w:proofErr w:type="spellStart"/>
      <w:r w:rsidRPr="00913562">
        <w:rPr>
          <w:rFonts w:cs="Times New Roman"/>
          <w:color w:val="000000" w:themeColor="text1"/>
        </w:rPr>
        <w:t>SMARTer</w:t>
      </w:r>
      <w:proofErr w:type="spellEnd"/>
      <w:r w:rsidRPr="00913562">
        <w:rPr>
          <w:rFonts w:cs="Times New Roman"/>
          <w:color w:val="000000" w:themeColor="text1"/>
        </w:rPr>
        <w:t xml:space="preserve"> PCR cDNA Synthesis Kit and size-selected into three fractions (1</w:t>
      </w:r>
      <w:r>
        <w:rPr>
          <w:rFonts w:cs="Times New Roman"/>
          <w:color w:val="000000" w:themeColor="text1"/>
        </w:rPr>
        <w:t xml:space="preserve"> ~ </w:t>
      </w:r>
      <w:r w:rsidRPr="00913562">
        <w:rPr>
          <w:rFonts w:cs="Times New Roman"/>
          <w:color w:val="000000" w:themeColor="text1"/>
        </w:rPr>
        <w:t>2, 2</w:t>
      </w:r>
      <w:r>
        <w:rPr>
          <w:rFonts w:cs="Times New Roman"/>
          <w:color w:val="000000" w:themeColor="text1"/>
        </w:rPr>
        <w:t xml:space="preserve"> ~ </w:t>
      </w:r>
      <w:r w:rsidRPr="00913562">
        <w:rPr>
          <w:rFonts w:cs="Times New Roman"/>
          <w:color w:val="000000" w:themeColor="text1"/>
        </w:rPr>
        <w:t>3, 3</w:t>
      </w:r>
      <w:r>
        <w:rPr>
          <w:rFonts w:cs="Times New Roman"/>
          <w:color w:val="000000" w:themeColor="text1"/>
        </w:rPr>
        <w:t xml:space="preserve"> ~ </w:t>
      </w:r>
      <w:r w:rsidRPr="00913562">
        <w:rPr>
          <w:rFonts w:cs="Times New Roman"/>
          <w:color w:val="000000" w:themeColor="text1"/>
        </w:rPr>
        <w:t xml:space="preserve">6 kb) using </w:t>
      </w:r>
      <w:proofErr w:type="spellStart"/>
      <w:r w:rsidRPr="00913562">
        <w:rPr>
          <w:rFonts w:cs="Times New Roman"/>
          <w:color w:val="000000" w:themeColor="text1"/>
        </w:rPr>
        <w:t>BluePippin</w:t>
      </w:r>
      <w:proofErr w:type="spellEnd"/>
      <w:r w:rsidRPr="00913562">
        <w:rPr>
          <w:rFonts w:cs="Times New Roman"/>
          <w:color w:val="000000" w:themeColor="text1"/>
        </w:rPr>
        <w:t xml:space="preserve">. </w:t>
      </w:r>
      <w:proofErr w:type="spellStart"/>
      <w:r w:rsidRPr="00913562">
        <w:rPr>
          <w:rFonts w:cs="Times New Roman"/>
          <w:color w:val="000000" w:themeColor="text1"/>
        </w:rPr>
        <w:t>SMRTbell</w:t>
      </w:r>
      <w:proofErr w:type="spellEnd"/>
      <w:r w:rsidRPr="00913562">
        <w:rPr>
          <w:rFonts w:cs="Times New Roman"/>
          <w:color w:val="000000" w:themeColor="text1"/>
        </w:rPr>
        <w:t xml:space="preserve"> libraries were sequenced on PacBio Sequel II (30 h movies, 500,000 FLNC reads per cell line). CCS were generated (min</w:t>
      </w:r>
      <w:r>
        <w:rPr>
          <w:rFonts w:cs="Times New Roman"/>
          <w:color w:val="000000" w:themeColor="text1"/>
        </w:rPr>
        <w:t xml:space="preserve"> </w:t>
      </w:r>
      <w:proofErr w:type="spellStart"/>
      <w:r w:rsidRPr="00913562">
        <w:rPr>
          <w:rFonts w:cs="Times New Roman"/>
          <w:color w:val="000000" w:themeColor="text1"/>
        </w:rPr>
        <w:t>rq</w:t>
      </w:r>
      <w:proofErr w:type="spellEnd"/>
      <w:r w:rsidRPr="00913562">
        <w:rPr>
          <w:rFonts w:cs="Times New Roman"/>
          <w:color w:val="000000" w:themeColor="text1"/>
        </w:rPr>
        <w:t xml:space="preserve"> 0.99, min-passes 3); FLNC reads were processed through Iso-Seq3, aligned using Minimap2 </w:t>
      </w:r>
      <w:proofErr w:type="gramStart"/>
      <w:r w:rsidRPr="00913562">
        <w:rPr>
          <w:rFonts w:cs="Times New Roman"/>
          <w:color w:val="000000" w:themeColor="text1"/>
        </w:rPr>
        <w:t>(</w:t>
      </w:r>
      <w:r>
        <w:rPr>
          <w:rFonts w:cs="Times New Roman"/>
          <w:color w:val="000000" w:themeColor="text1"/>
        </w:rPr>
        <w:t xml:space="preserve"> --</w:t>
      </w:r>
      <w:proofErr w:type="gramEnd"/>
      <w:r w:rsidRPr="00913562">
        <w:rPr>
          <w:rFonts w:cs="Times New Roman"/>
          <w:color w:val="000000" w:themeColor="text1"/>
        </w:rPr>
        <w:t>ax</w:t>
      </w:r>
      <w:r>
        <w:rPr>
          <w:rFonts w:cs="Times New Roman"/>
          <w:color w:val="000000" w:themeColor="text1"/>
        </w:rPr>
        <w:t>-</w:t>
      </w:r>
      <w:r w:rsidRPr="00913562">
        <w:rPr>
          <w:rFonts w:cs="Times New Roman"/>
          <w:color w:val="000000" w:themeColor="text1"/>
        </w:rPr>
        <w:t xml:space="preserve">splice), and collapsed with </w:t>
      </w:r>
      <w:proofErr w:type="spellStart"/>
      <w:r w:rsidRPr="00913562">
        <w:rPr>
          <w:rFonts w:cs="Times New Roman"/>
          <w:color w:val="000000" w:themeColor="text1"/>
        </w:rPr>
        <w:t>cDNA_Cupcake</w:t>
      </w:r>
      <w:proofErr w:type="spellEnd"/>
      <w:r w:rsidRPr="00913562">
        <w:rPr>
          <w:rFonts w:cs="Times New Roman"/>
          <w:color w:val="000000" w:themeColor="text1"/>
        </w:rPr>
        <w:t xml:space="preserve"> (95% identity).</w:t>
      </w:r>
    </w:p>
    <w:p w14:paraId="173DA72C" w14:textId="77777777" w:rsidR="00B86051" w:rsidRPr="00913562" w:rsidRDefault="00B86051" w:rsidP="00913562">
      <w:pPr>
        <w:pStyle w:val="2"/>
        <w:rPr>
          <w:rFonts w:ascii="Times New Roman" w:hAnsi="Times New Roman" w:cs="Times New Roman"/>
          <w:color w:val="000000" w:themeColor="text1"/>
          <w:sz w:val="26"/>
          <w:szCs w:val="26"/>
        </w:rPr>
      </w:pPr>
      <w:r w:rsidRPr="00913562">
        <w:rPr>
          <w:rFonts w:ascii="Times New Roman" w:eastAsia="Times New Roman" w:hAnsi="Times New Roman" w:cs="Times New Roman"/>
          <w:color w:val="000000" w:themeColor="text1"/>
          <w:sz w:val="22"/>
        </w:rPr>
        <w:t>L</w:t>
      </w:r>
      <w:r w:rsidRPr="00913562">
        <w:rPr>
          <w:rFonts w:ascii="Times New Roman" w:hAnsi="Times New Roman" w:cs="Times New Roman"/>
          <w:color w:val="000000" w:themeColor="text1"/>
          <w:sz w:val="26"/>
          <w:szCs w:val="26"/>
        </w:rPr>
        <w:t>ong-read-derived database (LRDB) construction</w:t>
      </w:r>
    </w:p>
    <w:p w14:paraId="7DF862CB" w14:textId="4E66AA36" w:rsidR="007F142D" w:rsidRPr="00913562" w:rsidRDefault="007F142D" w:rsidP="00913562">
      <w:pPr>
        <w:pStyle w:val="a0"/>
        <w:rPr>
          <w:rFonts w:eastAsiaTheme="minorEastAsia"/>
        </w:rPr>
      </w:pPr>
      <w:r>
        <w:rPr>
          <w:rFonts w:eastAsiaTheme="minorEastAsia"/>
        </w:rPr>
        <w:t xml:space="preserve">Novel isoform protein sequences were translated from SQANTI3-classified transcripts using CPAT-predicted ORFs. These 2,258 sequences were combined with 323,848 </w:t>
      </w:r>
      <w:proofErr w:type="spellStart"/>
      <w:r>
        <w:rPr>
          <w:rFonts w:eastAsiaTheme="minorEastAsia"/>
        </w:rPr>
        <w:t>nuORFdb</w:t>
      </w:r>
      <w:proofErr w:type="spellEnd"/>
      <w:r>
        <w:rPr>
          <w:rFonts w:eastAsiaTheme="minorEastAsia"/>
        </w:rPr>
        <w:t xml:space="preserve">-curated ORF predictions (GSE143263). Redundant sequences were removed using </w:t>
      </w:r>
      <w:proofErr w:type="spellStart"/>
      <w:r>
        <w:rPr>
          <w:rFonts w:eastAsiaTheme="minorEastAsia"/>
        </w:rPr>
        <w:t>seqkit</w:t>
      </w:r>
      <w:proofErr w:type="spellEnd"/>
      <w:r>
        <w:rPr>
          <w:rFonts w:eastAsiaTheme="minorEastAsia"/>
        </w:rPr>
        <w:t xml:space="preserve"> </w:t>
      </w:r>
      <w:proofErr w:type="spellStart"/>
      <w:r>
        <w:rPr>
          <w:rFonts w:eastAsiaTheme="minorEastAsia"/>
        </w:rPr>
        <w:t>rmdup</w:t>
      </w:r>
      <w:proofErr w:type="spellEnd"/>
      <w:r>
        <w:rPr>
          <w:rFonts w:eastAsiaTheme="minorEastAsia"/>
        </w:rPr>
        <w:t xml:space="preserve"> (exact sequence match), yielding 325,810 non-redundant protein entries. ORF categories were assigned </w:t>
      </w:r>
      <w:r>
        <w:rPr>
          <w:rFonts w:eastAsiaTheme="minorEastAsia"/>
        </w:rPr>
        <w:lastRenderedPageBreak/>
        <w:t xml:space="preserve">based on </w:t>
      </w:r>
      <w:proofErr w:type="spellStart"/>
      <w:r>
        <w:rPr>
          <w:rFonts w:eastAsiaTheme="minorEastAsia"/>
        </w:rPr>
        <w:t>nuORFdb</w:t>
      </w:r>
      <w:proofErr w:type="spellEnd"/>
      <w:r>
        <w:rPr>
          <w:rFonts w:eastAsiaTheme="minorEastAsia"/>
        </w:rPr>
        <w:t xml:space="preserve"> annotation (Canonical, 86,421; lncRNA, 61,938; Out-of-Frame, 61,248; 5' </w:t>
      </w:r>
      <w:proofErr w:type="spellStart"/>
      <w:r>
        <w:rPr>
          <w:rFonts w:eastAsiaTheme="minorEastAsia"/>
        </w:rPr>
        <w:t>uORF</w:t>
      </w:r>
      <w:proofErr w:type="spellEnd"/>
      <w:r>
        <w:rPr>
          <w:rFonts w:eastAsiaTheme="minorEastAsia"/>
        </w:rPr>
        <w:t xml:space="preserve">, 33,823; 3' </w:t>
      </w:r>
      <w:proofErr w:type="spellStart"/>
      <w:r>
        <w:rPr>
          <w:rFonts w:eastAsiaTheme="minorEastAsia"/>
        </w:rPr>
        <w:t>dORF</w:t>
      </w:r>
      <w:proofErr w:type="spellEnd"/>
      <w:r>
        <w:rPr>
          <w:rFonts w:eastAsiaTheme="minorEastAsia"/>
        </w:rPr>
        <w:t xml:space="preserve">, 31,453; 5' Overlap </w:t>
      </w:r>
      <w:proofErr w:type="spellStart"/>
      <w:r>
        <w:rPr>
          <w:rFonts w:eastAsiaTheme="minorEastAsia"/>
        </w:rPr>
        <w:t>uORF</w:t>
      </w:r>
      <w:proofErr w:type="spellEnd"/>
      <w:r>
        <w:rPr>
          <w:rFonts w:eastAsiaTheme="minorEastAsia"/>
        </w:rPr>
        <w:t xml:space="preserve">, 20,337; 3' Overlap </w:t>
      </w:r>
      <w:proofErr w:type="spellStart"/>
      <w:r>
        <w:rPr>
          <w:rFonts w:eastAsiaTheme="minorEastAsia"/>
        </w:rPr>
        <w:t>dORF</w:t>
      </w:r>
      <w:proofErr w:type="spellEnd"/>
      <w:r>
        <w:rPr>
          <w:rFonts w:eastAsiaTheme="minorEastAsia"/>
        </w:rPr>
        <w:t xml:space="preserve">, 18,316; Pseudogene, 7,941; Other, 2,371) and SQANTI3 classification (Novel isoform, 2,258). This LRDB was used as the reference for </w:t>
      </w:r>
      <w:proofErr w:type="spellStart"/>
      <w:r>
        <w:rPr>
          <w:rFonts w:eastAsiaTheme="minorEastAsia"/>
        </w:rPr>
        <w:t>MaxQuant</w:t>
      </w:r>
      <w:proofErr w:type="spellEnd"/>
      <w:r>
        <w:rPr>
          <w:rFonts w:eastAsiaTheme="minorEastAsia"/>
        </w:rPr>
        <w:t xml:space="preserve"> database searching.</w:t>
      </w:r>
    </w:p>
    <w:p w14:paraId="6225BD78" w14:textId="44ED5DCA" w:rsidR="00E60283" w:rsidRPr="00913562" w:rsidRDefault="009A50DA" w:rsidP="00913562">
      <w:pPr>
        <w:pStyle w:val="2"/>
        <w:spacing w:before="40" w:after="0"/>
        <w:rPr>
          <w:rFonts w:ascii="Times New Roman" w:hAnsi="Times New Roman" w:cs="Times New Roman"/>
          <w:color w:val="000000" w:themeColor="text1"/>
          <w:sz w:val="26"/>
          <w:szCs w:val="26"/>
        </w:rPr>
      </w:pPr>
      <w:bookmarkStart w:id="69" w:name="X4f3a54407364521c31150176178b003b59ee015"/>
      <w:bookmarkEnd w:id="68"/>
      <w:r w:rsidRPr="00913562">
        <w:rPr>
          <w:rFonts w:ascii="Times New Roman" w:hAnsi="Times New Roman" w:cs="Times New Roman"/>
          <w:color w:val="000000" w:themeColor="text1"/>
          <w:sz w:val="26"/>
          <w:szCs w:val="26"/>
        </w:rPr>
        <w:t xml:space="preserve">Isoform </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 xml:space="preserve">lassification and </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 xml:space="preserve">ross-cohort </w:t>
      </w:r>
      <w:r>
        <w:rPr>
          <w:rFonts w:ascii="Times New Roman" w:hAnsi="Times New Roman" w:cs="Times New Roman"/>
          <w:color w:val="000000" w:themeColor="text1"/>
          <w:sz w:val="26"/>
          <w:szCs w:val="26"/>
        </w:rPr>
        <w:t>v</w:t>
      </w:r>
      <w:r w:rsidRPr="00913562">
        <w:rPr>
          <w:rFonts w:ascii="Times New Roman" w:hAnsi="Times New Roman" w:cs="Times New Roman"/>
          <w:color w:val="000000" w:themeColor="text1"/>
          <w:sz w:val="26"/>
          <w:szCs w:val="26"/>
        </w:rPr>
        <w:t>alidation</w:t>
      </w:r>
    </w:p>
    <w:p w14:paraId="6225BD79" w14:textId="4896DF70" w:rsidR="00E60283" w:rsidRPr="00913562" w:rsidRDefault="009A50DA" w:rsidP="00913562">
      <w:pPr>
        <w:pStyle w:val="FirstParagraph"/>
        <w:spacing w:before="0" w:after="160"/>
        <w:rPr>
          <w:rFonts w:cs="Times New Roman"/>
          <w:color w:val="000000" w:themeColor="text1"/>
        </w:rPr>
      </w:pPr>
      <w:r w:rsidRPr="00913562">
        <w:rPr>
          <w:rFonts w:cs="Times New Roman"/>
        </w:rPr>
        <w:t>SQANTI3 (v5.1.2) classified transcripts against GENCODE v42 (primary analysis) and GENCODE v44 (sensitivity check; 3.2% reduction in novel isoform rate, confirming annotation-robustness). BUSCO (v5.2.2, vertebrata_odb10) was used for transcriptome completeness assessment. Short-read RNA-seq from six independent PDAC cohorts was aligned using STAR (v2.7.10a)</w:t>
      </w:r>
      <w:r>
        <w:rPr>
          <w:rFonts w:cs="Times New Roman"/>
        </w:rPr>
        <w:t xml:space="preserve"> </w:t>
      </w:r>
      <w:r>
        <w:rPr>
          <w:rFonts w:cs="Times New Roman"/>
        </w:rPr>
        <w:fldChar w:fldCharType="begin" w:fldLock="1"/>
      </w:r>
      <w:r>
        <w:rPr>
          <w:rFonts w:cs="Times New Roman"/>
        </w:rPr>
        <w:instrText>ADDIN paperpile_citation &lt;clusterId&gt;Y421M577B867Y682&lt;/clusterId&gt;&lt;metadata&gt;&lt;citation&gt;&lt;id&gt;5a93446e-eeea-4ffa-8ac3-7409ce4d63f0&lt;/id&gt;&lt;/citation&gt;&lt;/metadata&gt;&lt;data&gt;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&lt;/data&gt; \* MERGEFORMAT</w:instrText>
      </w:r>
      <w:r>
        <w:rPr>
          <w:rFonts w:cs="Times New Roman"/>
        </w:rPr>
        <w:fldChar w:fldCharType="separate"/>
      </w:r>
      <w:r w:rsidR="00AA2CBA">
        <w:rPr>
          <w:rFonts w:cs="Times New Roman"/>
          <w:noProof/>
        </w:rPr>
        <w:t>(133)</w:t>
      </w:r>
      <w:r>
        <w:rPr>
          <w:rFonts w:cs="Times New Roman"/>
        </w:rPr>
        <w:fldChar w:fldCharType="end"/>
      </w:r>
      <w:r w:rsidRPr="00913562">
        <w:rPr>
          <w:rFonts w:cs="Times New Roman"/>
        </w:rPr>
        <w:t xml:space="preserve"> with poly-A-selected library preparation and quantified using Salmon (v1.9.0)</w:t>
      </w:r>
      <w:r>
        <w:rPr>
          <w:rFonts w:cs="Times New Roman"/>
        </w:rPr>
        <w:t xml:space="preserve"> </w:t>
      </w:r>
      <w:r>
        <w:rPr>
          <w:rFonts w:cs="Times New Roman"/>
        </w:rPr>
        <w:fldChar w:fldCharType="begin" w:fldLock="1"/>
      </w:r>
      <w:r>
        <w:rPr>
          <w:rFonts w:cs="Times New Roman"/>
        </w:rPr>
        <w:instrText>ADDIN paperpile_citation &lt;clusterId&gt;C595Q675M965J656&lt;/clusterId&gt;&lt;metadata&gt;&lt;citation&gt;&lt;id&gt;30e479d9-63b7-4858-84fe-bd74b74bd592&lt;/id&gt;&lt;/citation&gt;&lt;/metadata&gt;&lt;data&gt;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&lt;/data&gt; \* MERGEFORMAT</w:instrText>
      </w:r>
      <w:r>
        <w:rPr>
          <w:rFonts w:cs="Times New Roman"/>
        </w:rPr>
        <w:fldChar w:fldCharType="separate"/>
      </w:r>
      <w:r w:rsidR="00AA2CBA">
        <w:rPr>
          <w:rFonts w:cs="Times New Roman"/>
          <w:noProof/>
        </w:rPr>
        <w:t>(134)</w:t>
      </w:r>
      <w:r>
        <w:rPr>
          <w:rFonts w:cs="Times New Roman"/>
        </w:rPr>
        <w:fldChar w:fldCharType="end"/>
      </w:r>
      <w:r w:rsidRPr="00913562">
        <w:rPr>
          <w:rFonts w:cs="Times New Roman"/>
        </w:rPr>
        <w:t>: the Network cohort (</w:t>
      </w:r>
      <w:r w:rsidRPr="00913562">
        <w:rPr>
          <w:rFonts w:cs="Times New Roman"/>
          <w:i/>
        </w:rPr>
        <w:t>n </w:t>
      </w:r>
      <w:r w:rsidRPr="00913562">
        <w:rPr>
          <w:rFonts w:cs="Times New Roman"/>
        </w:rPr>
        <w:t xml:space="preserve">= 10 paired tumor and adjacent normal samples) </w:t>
      </w:r>
      <w:r>
        <w:rPr>
          <w:rFonts w:cs="Times New Roman"/>
        </w:rPr>
        <w:fldChar w:fldCharType="begin" w:fldLock="1"/>
      </w:r>
      <w:r>
        <w:rPr>
          <w:rFonts w:cs="Times New Roman"/>
        </w:rPr>
        <w:instrText>ADDIN paperpile_citation &lt;clusterId&gt;U665I623X113B736&lt;/clusterId&gt;&lt;metadata&gt;&lt;citation&gt;&lt;id&gt;0625d250-8fca-4055-a56d-6e984a55d304&lt;/id&gt;&lt;/citation&gt;&lt;/metadata&gt;&lt;data&gt;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&lt;/data&gt; \* MERGEFORMAT</w:instrText>
      </w:r>
      <w:r>
        <w:rPr>
          <w:rFonts w:cs="Times New Roman"/>
        </w:rPr>
        <w:fldChar w:fldCharType="separate"/>
      </w:r>
      <w:r w:rsidR="0002522A">
        <w:rPr>
          <w:rFonts w:cs="Times New Roman"/>
          <w:noProof/>
        </w:rPr>
        <w:t>(101)</w:t>
      </w:r>
      <w:r>
        <w:rPr>
          <w:rFonts w:cs="Times New Roman"/>
        </w:rPr>
        <w:fldChar w:fldCharType="end"/>
      </w:r>
      <w:r w:rsidRPr="00913562">
        <w:rPr>
          <w:rFonts w:cs="Times New Roman"/>
        </w:rPr>
        <w:t>, the Purist cohort (</w:t>
      </w:r>
      <w:r w:rsidRPr="00913562">
        <w:rPr>
          <w:rFonts w:cs="Times New Roman"/>
          <w:i/>
        </w:rPr>
        <w:t>n</w:t>
      </w:r>
      <w:r w:rsidRPr="00913562">
        <w:rPr>
          <w:rFonts w:cs="Times New Roman"/>
        </w:rPr>
        <w:t> = 191 tumor tissues)</w:t>
      </w:r>
      <w:r>
        <w:rPr>
          <w:rFonts w:cs="Times New Roman"/>
        </w:rPr>
        <w:t xml:space="preserve"> </w:t>
      </w:r>
      <w:r>
        <w:rPr>
          <w:rFonts w:cs="Times New Roman"/>
        </w:rPr>
        <w:fldChar w:fldCharType="begin" w:fldLock="1"/>
      </w:r>
      <w:r>
        <w:rPr>
          <w:rFonts w:cs="Times New Roman"/>
        </w:rPr>
        <w:instrText>ADDIN paperpile_citation &lt;clusterId&gt;Y146M194I784F217&lt;/clusterId&gt;&lt;metadata&gt;&lt;citation&gt;&lt;id&gt;aba6fe9a-b7c5-4d70-aead-77906b3f6c7a&lt;/id&gt;&lt;/citation&gt;&lt;/metadata&gt;&lt;data&gt;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&lt;/data&gt; \* MERGEFORMAT</w:instrText>
      </w:r>
      <w:r>
        <w:rPr>
          <w:rFonts w:cs="Times New Roman"/>
        </w:rPr>
        <w:fldChar w:fldCharType="separate"/>
      </w:r>
      <w:r w:rsidR="00AA2CBA">
        <w:rPr>
          <w:rFonts w:cs="Times New Roman"/>
          <w:noProof/>
        </w:rPr>
        <w:t>(135)</w:t>
      </w:r>
      <w:r>
        <w:rPr>
          <w:rFonts w:cs="Times New Roman"/>
        </w:rPr>
        <w:fldChar w:fldCharType="end"/>
      </w:r>
      <w:r w:rsidRPr="00913562">
        <w:rPr>
          <w:rFonts w:cs="Times New Roman"/>
        </w:rPr>
        <w:t>, the TEP2022 cohort (</w:t>
      </w:r>
      <w:r w:rsidRPr="00913562">
        <w:rPr>
          <w:rFonts w:cs="Times New Roman"/>
          <w:i/>
        </w:rPr>
        <w:t>n </w:t>
      </w:r>
      <w:r w:rsidRPr="00913562">
        <w:rPr>
          <w:rFonts w:cs="Times New Roman"/>
        </w:rPr>
        <w:t>= 126 PDAC patients, tumor-educated platelets)</w:t>
      </w:r>
      <w:r>
        <w:rPr>
          <w:rFonts w:cs="Times New Roman"/>
        </w:rPr>
        <w:t xml:space="preserve"> </w:t>
      </w:r>
      <w:r>
        <w:rPr>
          <w:rFonts w:cs="Times New Roman"/>
        </w:rPr>
        <w:fldChar w:fldCharType="begin" w:fldLock="1"/>
      </w:r>
      <w:r>
        <w:rPr>
          <w:rFonts w:cs="Times New Roman"/>
        </w:rPr>
        <w:instrText>ADDIN paperpile_citation &lt;clusterId&gt;K837Y885U375R989&lt;/clusterId&gt;&lt;metadata&gt;&lt;citation&gt;&lt;id&gt;bbc11bdd-0f9a-49e8-81ea-42acc44b3a73&lt;/id&gt;&lt;/citation&gt;&lt;/metadata&gt;&lt;data&gt;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&lt;/data&gt; \* MERGEFORMAT</w:instrText>
      </w:r>
      <w:r>
        <w:rPr>
          <w:rFonts w:cs="Times New Roman"/>
        </w:rPr>
        <w:fldChar w:fldCharType="separate"/>
      </w:r>
      <w:r w:rsidR="0002522A">
        <w:rPr>
          <w:rFonts w:cs="Times New Roman"/>
          <w:noProof/>
        </w:rPr>
        <w:t>(75)</w:t>
      </w:r>
      <w:r>
        <w:rPr>
          <w:rFonts w:cs="Times New Roman"/>
        </w:rPr>
        <w:fldChar w:fldCharType="end"/>
      </w:r>
      <w:r w:rsidRPr="00913562">
        <w:rPr>
          <w:rFonts w:cs="Times New Roman"/>
        </w:rPr>
        <w:t xml:space="preserve"> the AMC cohort (</w:t>
      </w:r>
      <w:r w:rsidRPr="00913562">
        <w:rPr>
          <w:rFonts w:cs="Times New Roman"/>
          <w:i/>
        </w:rPr>
        <w:t>n</w:t>
      </w:r>
      <w:r w:rsidRPr="00913562">
        <w:rPr>
          <w:rFonts w:cs="Times New Roman"/>
        </w:rPr>
        <w:t> = 90 tumor tissues and 14 patient-derived xenografts)</w:t>
      </w:r>
      <w:r>
        <w:rPr>
          <w:rFonts w:cs="Times New Roman"/>
        </w:rPr>
        <w:t xml:space="preserve"> </w:t>
      </w:r>
      <w:r>
        <w:rPr>
          <w:rFonts w:cs="Times New Roman"/>
        </w:rPr>
        <w:fldChar w:fldCharType="begin" w:fldLock="1"/>
      </w:r>
      <w:r>
        <w:rPr>
          <w:rFonts w:cs="Times New Roman"/>
        </w:rPr>
        <w:instrText>ADDIN paperpile_citation &lt;clusterId&gt;B862P822L392J923&lt;/clusterId&gt;&lt;metadata&gt;&lt;citation&gt;&lt;id&gt;3b327958-5501-42a8-8df9-aaa2a1373ad3&lt;/id&gt;&lt;/citation&gt;&lt;/metadata&gt;&lt;data&gt;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&lt;/data&gt; \* MERGEFORMAT</w:instrText>
      </w:r>
      <w:r>
        <w:rPr>
          <w:rFonts w:cs="Times New Roman"/>
        </w:rPr>
        <w:fldChar w:fldCharType="separate"/>
      </w:r>
      <w:r w:rsidR="00AA2CBA">
        <w:rPr>
          <w:rFonts w:cs="Times New Roman"/>
          <w:noProof/>
        </w:rPr>
        <w:t>(136)</w:t>
      </w:r>
      <w:r>
        <w:rPr>
          <w:rFonts w:cs="Times New Roman"/>
        </w:rPr>
        <w:fldChar w:fldCharType="end"/>
      </w:r>
      <w:r w:rsidRPr="00913562">
        <w:rPr>
          <w:rFonts w:cs="Times New Roman"/>
        </w:rPr>
        <w:t>, the CCLE pancreatic subset (</w:t>
      </w:r>
      <w:r w:rsidRPr="00913562">
        <w:rPr>
          <w:rFonts w:cs="Times New Roman"/>
          <w:i/>
        </w:rPr>
        <w:t>n</w:t>
      </w:r>
      <w:r w:rsidRPr="00913562">
        <w:rPr>
          <w:rFonts w:cs="Times New Roman"/>
        </w:rPr>
        <w:t> = 41 PDAC cell lines)</w:t>
      </w:r>
      <w:r>
        <w:rPr>
          <w:rFonts w:cs="Times New Roman"/>
        </w:rPr>
        <w:t xml:space="preserve"> </w:t>
      </w:r>
      <w:r>
        <w:rPr>
          <w:rFonts w:cs="Times New Roman"/>
        </w:rPr>
        <w:fldChar w:fldCharType="begin" w:fldLock="1"/>
      </w:r>
      <w:r>
        <w:rPr>
          <w:rFonts w:cs="Times New Roman"/>
        </w:rPr>
        <w:instrText>ADDIN paperpile_citation &lt;clusterId&gt;O343V491R881O574&lt;/clusterId&gt;&lt;metadata&gt;&lt;citation&gt;&lt;id&gt;77496f41-a46b-4773-b4de-0db0cb6bd1e5&lt;/id&gt;&lt;/citation&gt;&lt;/metadata&gt;&lt;data&gt;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&lt;/data&gt; \* MERGEFORMAT</w:instrText>
      </w:r>
      <w:r>
        <w:rPr>
          <w:rFonts w:cs="Times New Roman"/>
        </w:rPr>
        <w:fldChar w:fldCharType="separate"/>
      </w:r>
      <w:r w:rsidR="00AA2CBA">
        <w:rPr>
          <w:rFonts w:cs="Times New Roman"/>
          <w:noProof/>
        </w:rPr>
        <w:t>(137)</w:t>
      </w:r>
      <w:r>
        <w:rPr>
          <w:rFonts w:cs="Times New Roman"/>
        </w:rPr>
        <w:fldChar w:fldCharType="end"/>
      </w:r>
      <w:r w:rsidRPr="00913562">
        <w:rPr>
          <w:rFonts w:cs="Times New Roman"/>
        </w:rPr>
        <w:t xml:space="preserve">, and the </w:t>
      </w:r>
      <w:proofErr w:type="spellStart"/>
      <w:r w:rsidRPr="00913562">
        <w:rPr>
          <w:rFonts w:cs="Times New Roman"/>
        </w:rPr>
        <w:t>Changhai</w:t>
      </w:r>
      <w:proofErr w:type="spellEnd"/>
      <w:r w:rsidRPr="00913562">
        <w:rPr>
          <w:rFonts w:cs="Times New Roman"/>
        </w:rPr>
        <w:t xml:space="preserve"> cohort (</w:t>
      </w:r>
      <w:r w:rsidRPr="00913562">
        <w:rPr>
          <w:rFonts w:cs="Times New Roman"/>
          <w:i/>
        </w:rPr>
        <w:t>n</w:t>
      </w:r>
      <w:r w:rsidRPr="00913562">
        <w:rPr>
          <w:rFonts w:cs="Times New Roman"/>
        </w:rPr>
        <w:t> = 62 tumor tissues)</w:t>
      </w:r>
      <w:r>
        <w:rPr>
          <w:rFonts w:cs="Times New Roman"/>
        </w:rPr>
        <w:t xml:space="preserve"> </w:t>
      </w:r>
      <w:r>
        <w:rPr>
          <w:rFonts w:cs="Times New Roman"/>
        </w:rPr>
        <w:fldChar w:fldCharType="begin" w:fldLock="1"/>
      </w:r>
      <w:r>
        <w:rPr>
          <w:rFonts w:cs="Times New Roman"/>
        </w:rPr>
        <w:instrText>ADDIN paperpile_citation &lt;clusterId&gt;Q581E841T231X852&lt;/clusterId&gt;&lt;metadata&gt;&lt;citation&gt;&lt;id&gt;5de98475-dc42-4cee-875e-a962033bf948&lt;/id&gt;&lt;/citation&gt;&lt;/metadata&gt;&lt;data&gt;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&lt;/data&gt; \* MERGEFORMAT</w:instrText>
      </w:r>
      <w:r>
        <w:rPr>
          <w:rFonts w:cs="Times New Roman"/>
        </w:rPr>
        <w:fldChar w:fldCharType="separate"/>
      </w:r>
      <w:r w:rsidR="00AA2CBA">
        <w:rPr>
          <w:rFonts w:cs="Times New Roman"/>
          <w:noProof/>
        </w:rPr>
        <w:t>(138)</w:t>
      </w:r>
      <w:r>
        <w:rPr>
          <w:rFonts w:cs="Times New Roman"/>
        </w:rPr>
        <w:fldChar w:fldCharType="end"/>
      </w:r>
      <w:r w:rsidRPr="00913562">
        <w:rPr>
          <w:rFonts w:cs="Times New Roman"/>
        </w:rPr>
        <w:t xml:space="preserve">. Novel isoform detection rates were computed at TPM </w:t>
      </w:r>
      <w:r w:rsidRPr="00913562">
        <w:rPr>
          <w:rFonts w:cs="Times New Roman" w:hint="eastAsia"/>
        </w:rPr>
        <w:t>≥</w:t>
      </w:r>
      <w:r>
        <w:rPr>
          <w:rFonts w:cs="Times New Roman"/>
        </w:rPr>
        <w:t xml:space="preserve"> </w:t>
      </w:r>
      <w:r w:rsidRPr="00913562">
        <w:rPr>
          <w:rFonts w:cs="Times New Roman"/>
        </w:rPr>
        <w:t xml:space="preserve">1 in </w:t>
      </w:r>
      <w:r w:rsidRPr="00913562">
        <w:rPr>
          <w:rFonts w:cs="Times New Roman" w:hint="eastAsia"/>
        </w:rPr>
        <w:t>≥</w:t>
      </w:r>
      <w:r>
        <w:rPr>
          <w:rFonts w:cs="Times New Roman"/>
        </w:rPr>
        <w:t xml:space="preserve"> </w:t>
      </w:r>
      <w:r w:rsidRPr="00913562">
        <w:rPr>
          <w:rFonts w:cs="Times New Roman"/>
        </w:rPr>
        <w:t>10% of cohort samples.</w:t>
      </w:r>
    </w:p>
    <w:p w14:paraId="6225BD7A" w14:textId="6D331500" w:rsidR="00E60283" w:rsidRPr="00913562" w:rsidRDefault="009A50DA" w:rsidP="00913562">
      <w:pPr>
        <w:pStyle w:val="2"/>
        <w:spacing w:before="40" w:after="0"/>
        <w:rPr>
          <w:rFonts w:ascii="Times New Roman" w:hAnsi="Times New Roman" w:cs="Times New Roman"/>
          <w:color w:val="000000" w:themeColor="text1"/>
          <w:sz w:val="26"/>
          <w:szCs w:val="26"/>
        </w:rPr>
      </w:pPr>
      <w:bookmarkStart w:id="70" w:name="alternative-splicing-analysis"/>
      <w:bookmarkEnd w:id="69"/>
      <w:r w:rsidRPr="00913562">
        <w:rPr>
          <w:rFonts w:ascii="Times New Roman" w:hAnsi="Times New Roman" w:cs="Times New Roman"/>
          <w:color w:val="000000" w:themeColor="text1"/>
          <w:sz w:val="26"/>
          <w:szCs w:val="26"/>
        </w:rPr>
        <w:t>Alternative</w:t>
      </w:r>
      <w:r>
        <w:rPr>
          <w:rFonts w:ascii="Times New Roman" w:hAnsi="Times New Roman" w:cs="Times New Roman"/>
          <w:color w:val="000000" w:themeColor="text1"/>
          <w:sz w:val="26"/>
        </w:rPr>
        <w:t xml:space="preserve"> </w:t>
      </w:r>
      <w:r>
        <w:rPr>
          <w:rFonts w:ascii="Times New Roman" w:hAnsi="Times New Roman" w:cs="Times New Roman"/>
          <w:color w:val="000000" w:themeColor="text1"/>
          <w:sz w:val="26"/>
          <w:szCs w:val="26"/>
        </w:rPr>
        <w:t>splicing analysis</w:t>
      </w:r>
      <w:r>
        <w:rPr>
          <w:rFonts w:ascii="Times New Roman" w:hAnsi="Times New Roman" w:cs="Times New Roman" w:hint="eastAsia"/>
          <w:color w:val="000000" w:themeColor="text1"/>
          <w:sz w:val="26"/>
          <w:szCs w:val="26"/>
        </w:rPr>
        <w:t xml:space="preserve"> </w:t>
      </w:r>
    </w:p>
    <w:p w14:paraId="6225BD7B" w14:textId="2888510C" w:rsidR="00E60283" w:rsidRPr="008771DF" w:rsidRDefault="009A50DA" w:rsidP="00913562">
      <w:pPr>
        <w:pStyle w:val="FirstParagraph"/>
        <w:spacing w:before="0" w:after="160"/>
        <w:rPr>
          <w:rFonts w:cs="Times New Roman"/>
        </w:rPr>
      </w:pPr>
      <w:r w:rsidRPr="00913562">
        <w:rPr>
          <w:rFonts w:cs="Times New Roman"/>
        </w:rPr>
        <w:t>SUPPA2 (v2.3)</w:t>
      </w:r>
      <w:r>
        <w:rPr>
          <w:rFonts w:eastAsiaTheme="minorEastAsia" w:cs="Times New Roman" w:hint="eastAsia"/>
        </w:rPr>
        <w:t xml:space="preserve"> </w:t>
      </w:r>
      <w:r>
        <w:rPr>
          <w:rFonts w:cs="Times New Roman"/>
        </w:rPr>
        <w:fldChar w:fldCharType="begin" w:fldLock="1"/>
      </w:r>
      <w:r>
        <w:rPr>
          <w:rFonts w:cs="Times New Roman"/>
        </w:rPr>
        <w:instrText>ADDIN paperpile_citation &lt;clusterId&gt;E315S663H153L767&lt;/clusterId&gt;&lt;metadata&gt;&lt;citation&gt;&lt;id&gt;a3641058-482f-48ea-8955-310069a2be65&lt;/id&gt;&lt;/citation&gt;&lt;/metadata&gt;&lt;data&gt;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&lt;/data&gt; \* MERGEFORMAT</w:instrText>
      </w:r>
      <w:r>
        <w:rPr>
          <w:rFonts w:cs="Times New Roman"/>
        </w:rPr>
        <w:fldChar w:fldCharType="separate"/>
      </w:r>
      <w:r w:rsidR="0002522A">
        <w:rPr>
          <w:rFonts w:cs="Times New Roman"/>
          <w:noProof/>
        </w:rPr>
        <w:t>(81)</w:t>
      </w:r>
      <w:r>
        <w:rPr>
          <w:rFonts w:cs="Times New Roman"/>
        </w:rPr>
        <w:fldChar w:fldCharType="end"/>
      </w:r>
      <w:r w:rsidRPr="00913562">
        <w:rPr>
          <w:rFonts w:cs="Times New Roman"/>
        </w:rPr>
        <w:t xml:space="preserve"> was used for PSI quantification on the six cross-cohort datasets. Events with |</w:t>
      </w:r>
      <w:r>
        <w:rPr>
          <w:rFonts w:cs="Times New Roman"/>
        </w:rPr>
        <w:t>Δ</w:t>
      </w:r>
      <w:r w:rsidRPr="00913562">
        <w:rPr>
          <w:rFonts w:cs="Times New Roman"/>
        </w:rPr>
        <w:t xml:space="preserve">PSI| </w:t>
      </w:r>
      <w:r>
        <w:rPr>
          <w:rFonts w:asciiTheme="minorEastAsia" w:eastAsiaTheme="minorEastAsia" w:hAnsiTheme="minorEastAsia" w:cs="Times New Roman" w:hint="eastAsia"/>
        </w:rPr>
        <w:t>≥</w:t>
      </w:r>
      <w:r w:rsidRPr="00913562">
        <w:rPr>
          <w:rFonts w:cs="Times New Roman"/>
        </w:rPr>
        <w:t xml:space="preserve"> 0.</w:t>
      </w:r>
      <w:r>
        <w:rPr>
          <w:rFonts w:eastAsiaTheme="minorEastAsia" w:cs="Times New Roman" w:hint="eastAsia"/>
        </w:rPr>
        <w:t>2</w:t>
      </w:r>
      <w:r w:rsidRPr="00913562">
        <w:rPr>
          <w:rFonts w:cs="Times New Roman"/>
        </w:rPr>
        <w:t xml:space="preserve"> and </w:t>
      </w:r>
      <w:r w:rsidRPr="00913562">
        <w:rPr>
          <w:rFonts w:eastAsiaTheme="minorEastAsia" w:cs="Times New Roman"/>
          <w:i/>
          <w:iCs/>
        </w:rPr>
        <w:t>P</w:t>
      </w:r>
      <w:r w:rsidRPr="00913562">
        <w:rPr>
          <w:rFonts w:cs="Times New Roman"/>
        </w:rPr>
        <w:t xml:space="preserve"> &lt; 0.0</w:t>
      </w:r>
      <w:r>
        <w:rPr>
          <w:rFonts w:eastAsiaTheme="minorEastAsia" w:cs="Times New Roman" w:hint="eastAsia"/>
        </w:rPr>
        <w:t xml:space="preserve">1 </w:t>
      </w:r>
      <w:r w:rsidRPr="00913562">
        <w:rPr>
          <w:rFonts w:cs="Times New Roman"/>
        </w:rPr>
        <w:t xml:space="preserve"> were considered significantly dysregulated relative to either normal comparator</w:t>
      </w:r>
      <w:r>
        <w:rPr>
          <w:rFonts w:eastAsiaTheme="minorEastAsia" w:cs="Times New Roman" w:hint="eastAsia"/>
        </w:rPr>
        <w:t xml:space="preserve"> using</w:t>
      </w:r>
      <w:r>
        <w:t xml:space="preserve"> </w:t>
      </w:r>
      <w:r>
        <w:rPr>
          <w:rFonts w:eastAsiaTheme="minorEastAsia" w:cs="Times New Roman"/>
        </w:rPr>
        <w:t>JP cohort</w:t>
      </w:r>
      <w:r>
        <w:rPr>
          <w:rFonts w:eastAsiaTheme="minorEastAsia" w:cs="Times New Roman" w:hint="eastAsia"/>
        </w:rPr>
        <w:t xml:space="preserve"> (</w:t>
      </w:r>
      <w:r>
        <w:rPr>
          <w:rFonts w:eastAsiaTheme="minorEastAsia" w:cs="Times New Roman"/>
        </w:rPr>
        <w:t>GSE196009, 13 tumors vs. 6 normal tissues</w:t>
      </w:r>
      <w:r>
        <w:rPr>
          <w:rFonts w:eastAsiaTheme="minorEastAsia" w:cs="Times New Roman" w:hint="eastAsia"/>
        </w:rPr>
        <w:t>)</w:t>
      </w:r>
      <w:r w:rsidRPr="00913562">
        <w:rPr>
          <w:rFonts w:cs="Times New Roman"/>
        </w:rPr>
        <w:t xml:space="preserve">. Pathway enrichment used </w:t>
      </w:r>
      <w:proofErr w:type="spellStart"/>
      <w:r w:rsidRPr="00913562">
        <w:rPr>
          <w:rFonts w:cs="Times New Roman"/>
        </w:rPr>
        <w:t>clusterProfiler</w:t>
      </w:r>
      <w:proofErr w:type="spellEnd"/>
      <w:r w:rsidRPr="00913562">
        <w:rPr>
          <w:rFonts w:cs="Times New Roman"/>
        </w:rPr>
        <w:t xml:space="preserve"> (v4.4.4)</w:t>
      </w:r>
      <w:r>
        <w:rPr>
          <w:rFonts w:cs="Times New Roman"/>
        </w:rPr>
        <w:t xml:space="preserve"> </w:t>
      </w:r>
      <w:r>
        <w:rPr>
          <w:rFonts w:cs="Times New Roman"/>
        </w:rPr>
        <w:fldChar w:fldCharType="begin" w:fldLock="1"/>
      </w:r>
      <w:r>
        <w:rPr>
          <w:rFonts w:cs="Times New Roman"/>
        </w:rPr>
        <w:instrText>ADDIN paperpile_citation &lt;clusterId&gt;H121V271R861O272&lt;/clusterId&gt;&lt;metadata&gt;&lt;citation&gt;&lt;id&gt;44b35187-4174-413f-b51a-320ae03536b2&lt;/id&gt;&lt;/citation&gt;&lt;/metadata&gt;&lt;data&gt;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&lt;/data&gt; \* MERGEFORMAT</w:instrText>
      </w:r>
      <w:r>
        <w:rPr>
          <w:rFonts w:cs="Times New Roman"/>
        </w:rPr>
        <w:fldChar w:fldCharType="separate"/>
      </w:r>
      <w:r w:rsidR="0082764E">
        <w:rPr>
          <w:rFonts w:cs="Times New Roman"/>
          <w:noProof/>
        </w:rPr>
        <w:t>(124)</w:t>
      </w:r>
      <w:r>
        <w:rPr>
          <w:rFonts w:cs="Times New Roman"/>
        </w:rPr>
        <w:fldChar w:fldCharType="end"/>
      </w:r>
      <w:r w:rsidRPr="00913562">
        <w:rPr>
          <w:rFonts w:cs="Times New Roman"/>
        </w:rPr>
        <w:t xml:space="preserve"> against </w:t>
      </w:r>
      <w:proofErr w:type="spellStart"/>
      <w:r w:rsidRPr="00913562">
        <w:rPr>
          <w:rFonts w:cs="Times New Roman"/>
        </w:rPr>
        <w:t>MSigDB</w:t>
      </w:r>
      <w:proofErr w:type="spellEnd"/>
      <w:r w:rsidRPr="00913562">
        <w:rPr>
          <w:rFonts w:cs="Times New Roman"/>
        </w:rPr>
        <w:t xml:space="preserve"> Hallmark and KEGG databases.</w:t>
      </w:r>
    </w:p>
    <w:p w14:paraId="6225BD7C" w14:textId="5240D2C3" w:rsidR="00E60283" w:rsidRPr="00913562" w:rsidRDefault="009A50DA" w:rsidP="00913562">
      <w:pPr>
        <w:pStyle w:val="2"/>
        <w:spacing w:before="40" w:after="0"/>
        <w:rPr>
          <w:rFonts w:ascii="Times New Roman" w:hAnsi="Times New Roman" w:cs="Times New Roman"/>
          <w:color w:val="000000" w:themeColor="text1"/>
          <w:sz w:val="26"/>
          <w:szCs w:val="26"/>
        </w:rPr>
      </w:pPr>
      <w:bookmarkStart w:id="71" w:name="X447e179a1d1d98eb9de78207d32429005285854"/>
      <w:bookmarkEnd w:id="70"/>
      <w:r w:rsidRPr="00913562">
        <w:rPr>
          <w:rFonts w:ascii="Times New Roman" w:hAnsi="Times New Roman" w:cs="Times New Roman"/>
          <w:color w:val="000000" w:themeColor="text1"/>
          <w:sz w:val="26"/>
          <w:szCs w:val="26"/>
        </w:rPr>
        <w:t xml:space="preserve">Coding </w:t>
      </w:r>
      <w:r>
        <w:rPr>
          <w:rFonts w:ascii="Times New Roman" w:hAnsi="Times New Roman" w:cs="Times New Roman"/>
          <w:color w:val="000000" w:themeColor="text1"/>
          <w:sz w:val="26"/>
          <w:szCs w:val="26"/>
        </w:rPr>
        <w:t>potential</w:t>
      </w:r>
      <w:r>
        <w:rPr>
          <w:rFonts w:ascii="Times New Roman" w:hAnsi="Times New Roman" w:cs="Times New Roman"/>
          <w:color w:val="000000" w:themeColor="text1"/>
          <w:sz w:val="26"/>
        </w:rPr>
        <w:t xml:space="preserve"> and </w:t>
      </w:r>
      <w:r>
        <w:rPr>
          <w:rFonts w:ascii="Times New Roman" w:hAnsi="Times New Roman" w:cs="Times New Roman"/>
          <w:color w:val="000000" w:themeColor="text1"/>
          <w:sz w:val="26"/>
          <w:szCs w:val="26"/>
        </w:rPr>
        <w:t>protein domain analysis</w:t>
      </w:r>
    </w:p>
    <w:p w14:paraId="6225BD80" w14:textId="6B766FF4" w:rsidR="00E60283" w:rsidRPr="008771DF" w:rsidRDefault="009A50DA" w:rsidP="00913562">
      <w:pPr>
        <w:pStyle w:val="FirstParagraph"/>
        <w:spacing w:before="0" w:after="160"/>
        <w:rPr>
          <w:rFonts w:cs="Times New Roman"/>
        </w:rPr>
      </w:pPr>
      <w:r w:rsidRPr="00913562">
        <w:rPr>
          <w:rFonts w:cs="Times New Roman"/>
        </w:rPr>
        <w:t xml:space="preserve">ORF prediction used CPAT. Protein sequence similarity was assessed by </w:t>
      </w:r>
      <w:proofErr w:type="spellStart"/>
      <w:r>
        <w:rPr>
          <w:rFonts w:cs="Times New Roman"/>
        </w:rPr>
        <w:t>B</w:t>
      </w:r>
      <w:r w:rsidRPr="00913562">
        <w:rPr>
          <w:rFonts w:cs="Times New Roman"/>
        </w:rPr>
        <w:t>lastp</w:t>
      </w:r>
      <w:proofErr w:type="spellEnd"/>
      <w:r w:rsidRPr="00913562">
        <w:rPr>
          <w:rFonts w:cs="Times New Roman"/>
        </w:rPr>
        <w:t xml:space="preserve"> against the </w:t>
      </w:r>
      <w:proofErr w:type="spellStart"/>
      <w:r w:rsidRPr="00913562">
        <w:rPr>
          <w:rFonts w:cs="Times New Roman"/>
        </w:rPr>
        <w:t>UniProt</w:t>
      </w:r>
      <w:proofErr w:type="spellEnd"/>
      <w:r w:rsidRPr="00913562">
        <w:rPr>
          <w:rFonts w:cs="Times New Roman"/>
        </w:rPr>
        <w:t xml:space="preserve"> human reference proteome (HRP; UP000005640). Protein domains were annotated using </w:t>
      </w:r>
      <w:proofErr w:type="spellStart"/>
      <w:r w:rsidRPr="00913562">
        <w:rPr>
          <w:rFonts w:cs="Times New Roman"/>
        </w:rPr>
        <w:t>InterProScan</w:t>
      </w:r>
      <w:proofErr w:type="spellEnd"/>
      <w:r w:rsidRPr="00913562">
        <w:rPr>
          <w:rFonts w:cs="Times New Roman"/>
        </w:rPr>
        <w:t xml:space="preserve"> (v5.55) </w:t>
      </w:r>
      <w:r>
        <w:rPr>
          <w:rFonts w:cs="Times New Roman"/>
        </w:rPr>
        <w:fldChar w:fldCharType="begin" w:fldLock="1"/>
      </w:r>
      <w:r>
        <w:rPr>
          <w:rFonts w:cs="Times New Roman"/>
        </w:rPr>
        <w:instrText>ADDIN paperpile_citation &lt;clusterId&gt;S297G375V965Z659&lt;/clusterId&gt;&lt;metadata&gt;&lt;citation&gt;&lt;id&gt;623a69ee-a945-416b-8fa3-923522ceafab&lt;/id&gt;&lt;/citation&gt;&lt;/metadata&gt;&lt;data&gt;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&lt;/data&gt; \* MERGEFORMAT</w:instrText>
      </w:r>
      <w:r>
        <w:rPr>
          <w:rFonts w:cs="Times New Roman"/>
        </w:rPr>
        <w:fldChar w:fldCharType="separate"/>
      </w:r>
      <w:r w:rsidR="0082764E">
        <w:rPr>
          <w:rFonts w:cs="Times New Roman"/>
          <w:noProof/>
        </w:rPr>
        <w:t>(125)</w:t>
      </w:r>
      <w:r>
        <w:rPr>
          <w:rFonts w:cs="Times New Roman"/>
        </w:rPr>
        <w:fldChar w:fldCharType="end"/>
      </w:r>
      <w:r w:rsidRPr="00913562">
        <w:rPr>
          <w:rFonts w:cs="Times New Roman"/>
        </w:rPr>
        <w:t xml:space="preserve">. PTM sites were predicted using </w:t>
      </w:r>
      <w:proofErr w:type="spellStart"/>
      <w:r w:rsidRPr="00913562">
        <w:rPr>
          <w:rFonts w:cs="Times New Roman"/>
        </w:rPr>
        <w:t>MusiteDeep</w:t>
      </w:r>
      <w:proofErr w:type="spellEnd"/>
      <w:r w:rsidRPr="00913562">
        <w:rPr>
          <w:rFonts w:cs="Times New Roman"/>
        </w:rPr>
        <w:t xml:space="preserve"> </w:t>
      </w:r>
      <w:r>
        <w:rPr>
          <w:rFonts w:cs="Times New Roman"/>
        </w:rPr>
        <w:fldChar w:fldCharType="begin" w:fldLock="1"/>
      </w:r>
      <w:r>
        <w:rPr>
          <w:rFonts w:cs="Times New Roman"/>
        </w:rPr>
        <w:instrText>ADDIN paperpile_citation &lt;clusterId&gt;Y787M847I427F848&lt;/clusterId&gt;&lt;metadata&gt;&lt;citation&gt;&lt;id&gt;0f3e4a04-adec-4a44-a0d0-593eaa36a956&lt;/id&gt;&lt;/citation&gt;&lt;/metadata&gt;&lt;data&gt;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&lt;/data&gt; \* MERGEFORMAT</w:instrText>
      </w:r>
      <w:r>
        <w:rPr>
          <w:rFonts w:cs="Times New Roman"/>
        </w:rPr>
        <w:fldChar w:fldCharType="separate"/>
      </w:r>
      <w:r w:rsidR="0082764E">
        <w:rPr>
          <w:rFonts w:cs="Times New Roman"/>
          <w:noProof/>
        </w:rPr>
        <w:t>(126)</w:t>
      </w:r>
      <w:r>
        <w:rPr>
          <w:rFonts w:cs="Times New Roman"/>
        </w:rPr>
        <w:fldChar w:fldCharType="end"/>
      </w:r>
      <w:r w:rsidRPr="00913562">
        <w:rPr>
          <w:rFonts w:cs="Times New Roman"/>
        </w:rPr>
        <w:t>. Survival analysis used the AMC cohort clinical data; univariate Cox proportional hazards regression was applied to identify isoforms significantly associated with overall survival, with patients grouped by median isoform expression.</w:t>
      </w:r>
    </w:p>
    <w:p w14:paraId="6225BD81" w14:textId="77777777" w:rsidR="00E60283" w:rsidRPr="00913562" w:rsidRDefault="009A50DA" w:rsidP="00913562">
      <w:pPr>
        <w:pStyle w:val="2"/>
        <w:spacing w:before="40" w:after="0"/>
        <w:rPr>
          <w:rFonts w:ascii="Times New Roman" w:hAnsi="Times New Roman" w:cs="Times New Roman"/>
          <w:color w:val="000000" w:themeColor="text1"/>
          <w:sz w:val="26"/>
          <w:szCs w:val="26"/>
        </w:rPr>
      </w:pPr>
      <w:bookmarkStart w:id="72" w:name="OLE_LINK5"/>
      <w:bookmarkStart w:id="73" w:name="Xb8ffdfb499ddb01d16d3cc0c8d1c2ebba153eeb"/>
      <w:bookmarkEnd w:id="71"/>
      <w:r w:rsidRPr="00913562">
        <w:rPr>
          <w:rFonts w:ascii="Times New Roman" w:hAnsi="Times New Roman" w:cs="Times New Roman"/>
          <w:color w:val="000000" w:themeColor="text1"/>
          <w:sz w:val="26"/>
          <w:szCs w:val="26"/>
        </w:rPr>
        <w:t>Co-immunoprecipitation and mass spectrometry–based immunopeptidomes</w:t>
      </w:r>
    </w:p>
    <w:p w14:paraId="6225BD82" w14:textId="714CC6E1" w:rsidR="00E60283" w:rsidRPr="00913562" w:rsidRDefault="009A50DA" w:rsidP="00913562">
      <w:pPr>
        <w:pStyle w:val="FirstParagraph"/>
        <w:spacing w:before="0" w:after="160"/>
        <w:rPr>
          <w:rFonts w:cs="Times New Roman"/>
        </w:rPr>
      </w:pPr>
      <w:del w:id="20027" w:author="V17 revision" w:date="2026-08-24T17:23:58Z">
        <w:r w:rsidRPr="00913562">
          <w:rPr>
            <w:rFonts w:cs="Times New Roman"/>
          </w:rPr>
          <w:delText>A total of 1</w:delText>
        </w:r>
        <w:r>
          <w:rPr>
            <w:rFonts w:eastAsiaTheme="minorEastAsia" w:cs="Times New Roman"/>
          </w:rPr>
          <w:delText xml:space="preserve"> </w:delText>
        </w:r>
        <w:r w:rsidRPr="00913562">
          <w:rPr>
            <w:rFonts w:cs="Times New Roman"/>
          </w:rPr>
          <w:delText>×</w:delText>
        </w:r>
        <w:r>
          <w:rPr>
            <w:rFonts w:eastAsiaTheme="minorEastAsia" w:cs="Times New Roman"/>
          </w:rPr>
          <w:delText xml:space="preserve"> </w:delText>
        </w:r>
        <w:r w:rsidRPr="00913562">
          <w:rPr>
            <w:rFonts w:cs="Times New Roman"/>
          </w:rPr>
          <w:delText>10</w:delText>
        </w:r>
        <w:r w:rsidRPr="00913562">
          <w:rPr>
            <w:rFonts w:eastAsiaTheme="minorEastAsia" w:cs="Times New Roman"/>
            <w:vertAlign w:val="superscript"/>
          </w:rPr>
          <w:delText>8</w:delText>
        </w:r>
        <w:r w:rsidRPr="00913562">
          <w:rPr>
            <w:rFonts w:cs="Times New Roman"/>
          </w:rPr>
          <w:delText xml:space="preserve"> pancreatic cancer cells</w:delText>
        </w:r>
      </w:del>
      <w:ins w:id="20028" w:author="V17 revision" w:date="2026-08-24T17:23:58Z">
        <w:r>
          <w:rPr>
            <w:rFonts w:cs="Times New Roman"/>
          </w:rPr>
          <w:t>A total of 1 × 10⁸ pancreatic cancer cells</w:t>
        </w:r>
      </w:ins>
      <w:r w:rsidRPr="00913562">
        <w:rPr>
          <w:rFonts w:cs="Times New Roman"/>
        </w:rPr>
        <w:t xml:space="preserve"> were lysed on ice for 30 min in lysis buffer (50 mM Tris-HCl pH 8.0, 150 mM NaCl, 1% CHAPS) supplemented with protease inhibitors, followed by centrifugation at 20,000</w:t>
      </w:r>
      <w:r>
        <w:rPr>
          <w:rFonts w:eastAsiaTheme="minorEastAsia" w:cs="Times New Roman"/>
        </w:rPr>
        <w:t xml:space="preserve"> </w:t>
      </w:r>
      <w:r>
        <w:rPr>
          <w:rFonts w:cs="Times New Roman"/>
        </w:rPr>
        <w:t>×</w:t>
      </w:r>
      <w:r w:rsidRPr="00913562">
        <w:rPr>
          <w:rFonts w:cs="Times New Roman"/>
        </w:rPr>
        <w:t xml:space="preserve">g for 30 min at 4°C. The supernatant was pre-cleared with Protein A/G </w:t>
      </w:r>
      <w:r w:rsidRPr="00913562">
        <w:rPr>
          <w:rFonts w:cs="Times New Roman"/>
        </w:rPr>
        <w:lastRenderedPageBreak/>
        <w:t>beads for 2 h and subsequently incubated with anti</w:t>
      </w:r>
      <w:r>
        <w:rPr>
          <w:rFonts w:eastAsiaTheme="minorEastAsia" w:cs="Times New Roman"/>
        </w:rPr>
        <w:t>-</w:t>
      </w:r>
      <w:r w:rsidRPr="00913562">
        <w:rPr>
          <w:rFonts w:cs="Times New Roman"/>
        </w:rPr>
        <w:t xml:space="preserve">HLA class I pan-reactive antibody W6/32 (5 </w:t>
      </w:r>
      <w:proofErr w:type="spellStart"/>
      <w:r w:rsidRPr="00913562">
        <w:rPr>
          <w:rFonts w:cs="Times New Roman"/>
        </w:rPr>
        <w:t>μg</w:t>
      </w:r>
      <w:proofErr w:type="spellEnd"/>
      <w:r w:rsidRPr="00913562">
        <w:rPr>
          <w:rFonts w:cs="Times New Roman"/>
        </w:rPr>
        <w:t xml:space="preserve"> per mg protein) overnight at 4°C with end-over-end rotation. Protein A/G beads (100 </w:t>
      </w:r>
      <w:proofErr w:type="spellStart"/>
      <w:r w:rsidRPr="00913562">
        <w:rPr>
          <w:rFonts w:cs="Times New Roman"/>
        </w:rPr>
        <w:t>μL</w:t>
      </w:r>
      <w:proofErr w:type="spellEnd"/>
      <w:r w:rsidRPr="00913562">
        <w:rPr>
          <w:rFonts w:cs="Times New Roman"/>
        </w:rPr>
        <w:t>) were added and incubated for an additional 4 h. Beads were washed five times with PBS containing 0.1% CHAPS and twice with ice-cold PBS. HLA</w:t>
      </w:r>
      <w:r>
        <w:rPr>
          <w:rFonts w:eastAsiaTheme="minorEastAsia" w:cs="Times New Roman"/>
        </w:rPr>
        <w:t>-</w:t>
      </w:r>
      <w:r w:rsidRPr="00913562">
        <w:rPr>
          <w:rFonts w:cs="Times New Roman"/>
        </w:rPr>
        <w:t xml:space="preserve">peptide complexes were eluted using 100 </w:t>
      </w:r>
      <w:proofErr w:type="spellStart"/>
      <w:r w:rsidRPr="00913562">
        <w:rPr>
          <w:rFonts w:cs="Times New Roman"/>
        </w:rPr>
        <w:t>μL</w:t>
      </w:r>
      <w:proofErr w:type="spellEnd"/>
      <w:r w:rsidRPr="00913562">
        <w:rPr>
          <w:rFonts w:cs="Times New Roman"/>
        </w:rPr>
        <w:t xml:space="preserve"> of 10% acetic acid (pH 2.6</w:t>
      </w:r>
      <w:r>
        <w:rPr>
          <w:rFonts w:eastAsiaTheme="minorEastAsia" w:cs="Times New Roman"/>
          <w:color w:val="000000" w:themeColor="text1"/>
        </w:rPr>
        <w:t xml:space="preserve"> </w:t>
      </w:r>
      <w:r>
        <w:rPr>
          <w:rFonts w:cs="Times New Roman"/>
          <w:color w:val="000000" w:themeColor="text1"/>
        </w:rPr>
        <w:t xml:space="preserve">~ </w:t>
      </w:r>
      <w:r w:rsidRPr="00913562">
        <w:rPr>
          <w:rFonts w:cs="Times New Roman"/>
        </w:rPr>
        <w:t>2.8) and immediately neutralized with 1 M Tris to pH 7.0</w:t>
      </w:r>
      <w:r>
        <w:rPr>
          <w:rFonts w:eastAsiaTheme="minorEastAsia" w:cs="Times New Roman"/>
          <w:color w:val="000000" w:themeColor="text1"/>
        </w:rPr>
        <w:t xml:space="preserve"> </w:t>
      </w:r>
      <w:r>
        <w:rPr>
          <w:rFonts w:cs="Times New Roman"/>
          <w:color w:val="000000" w:themeColor="text1"/>
        </w:rPr>
        <w:t xml:space="preserve">~ </w:t>
      </w:r>
      <w:r w:rsidRPr="00913562">
        <w:rPr>
          <w:rFonts w:cs="Times New Roman"/>
        </w:rPr>
        <w:t xml:space="preserve">8.0. </w:t>
      </w:r>
      <w:r>
        <w:rPr>
          <w:rFonts w:cs="Times New Roman"/>
        </w:rPr>
        <w:t xml:space="preserve">The eluates were passed through a 10 </w:t>
      </w:r>
      <w:proofErr w:type="spellStart"/>
      <w:r>
        <w:rPr>
          <w:rFonts w:cs="Times New Roman"/>
        </w:rPr>
        <w:t>kDa</w:t>
      </w:r>
      <w:proofErr w:type="spellEnd"/>
      <w:r>
        <w:rPr>
          <w:rFonts w:cs="Times New Roman"/>
        </w:rPr>
        <w:t xml:space="preserve"> MWCO filter, and the flow-through containing free peptides was collected, lyophilized, and resuspended in 0.1% formic acid.</w:t>
      </w:r>
    </w:p>
    <w:p w14:paraId="21E01EEA" w14:textId="7F302A41" w:rsidR="003D5BE4" w:rsidRPr="00913562" w:rsidRDefault="003D5BE4" w:rsidP="00913562">
      <w:pPr>
        <w:pStyle w:val="a0"/>
        <w:rPr>
          <w:rFonts w:eastAsiaTheme="minorEastAsia" w:cs="Times New Roman"/>
        </w:rPr>
      </w:pPr>
      <w:r>
        <w:rPr>
          <w:rFonts w:cs="Times New Roman"/>
        </w:rPr>
        <w:t>Peptides were desalted on a C18 column and then separated on a 15</w:t>
      </w:r>
      <w:r>
        <w:rPr>
          <w:rFonts w:cs="Times New Roman"/>
        </w:rPr>
        <w:noBreakHyphen/>
        <w:t xml:space="preserve">cm homemade C18 column (75 </w:t>
      </w:r>
      <w:proofErr w:type="spellStart"/>
      <w:r>
        <w:rPr>
          <w:rFonts w:cs="Times New Roman"/>
        </w:rPr>
        <w:t>μm</w:t>
      </w:r>
      <w:proofErr w:type="spellEnd"/>
      <w:r>
        <w:rPr>
          <w:rFonts w:cs="Times New Roman"/>
        </w:rPr>
        <w:t xml:space="preserve"> i.d., 1.9 </w:t>
      </w:r>
      <w:proofErr w:type="spellStart"/>
      <w:r>
        <w:rPr>
          <w:rFonts w:cs="Times New Roman"/>
        </w:rPr>
        <w:t>μm</w:t>
      </w:r>
      <w:proofErr w:type="spellEnd"/>
      <w:r>
        <w:rPr>
          <w:rFonts w:cs="Times New Roman"/>
        </w:rPr>
        <w:t xml:space="preserve"> particles) using a Bruker Nano</w:t>
      </w:r>
      <w:r>
        <w:rPr>
          <w:rFonts w:cs="Times New Roman"/>
        </w:rPr>
        <w:noBreakHyphen/>
        <w:t xml:space="preserve">Elute coupled to a </w:t>
      </w:r>
      <w:proofErr w:type="spellStart"/>
      <w:r>
        <w:rPr>
          <w:rFonts w:cs="Times New Roman"/>
        </w:rPr>
        <w:t>timsTOF</w:t>
      </w:r>
      <w:proofErr w:type="spellEnd"/>
      <w:r>
        <w:rPr>
          <w:rFonts w:cs="Times New Roman"/>
        </w:rPr>
        <w:t xml:space="preserve"> Pro2 mass spectrometer. Mobile phase A consisted of 0.1% formic acid in water and mobile phase B consisted of 0.1% formic acid in acetonitrile, at a flow rate of 0.3 </w:t>
      </w:r>
      <w:proofErr w:type="spellStart"/>
      <w:r>
        <w:rPr>
          <w:rFonts w:cs="Times New Roman"/>
        </w:rPr>
        <w:t>μL</w:t>
      </w:r>
      <w:proofErr w:type="spellEnd"/>
      <w:r>
        <w:rPr>
          <w:rFonts w:cs="Times New Roman"/>
        </w:rPr>
        <w:t>/min. The LC gradient was: 4</w:t>
      </w:r>
      <w:r>
        <w:rPr>
          <w:rFonts w:eastAsiaTheme="minorEastAsia" w:cs="Times New Roman"/>
          <w:color w:val="000000" w:themeColor="text1"/>
        </w:rPr>
        <w:t xml:space="preserve"> </w:t>
      </w:r>
      <w:r>
        <w:rPr>
          <w:rFonts w:cs="Times New Roman"/>
          <w:color w:val="000000" w:themeColor="text1"/>
        </w:rPr>
        <w:t xml:space="preserve">~ </w:t>
      </w:r>
      <w:r>
        <w:rPr>
          <w:rFonts w:cs="Times New Roman"/>
        </w:rPr>
        <w:t>20% B from 0</w:t>
      </w:r>
      <w:r>
        <w:rPr>
          <w:rFonts w:eastAsiaTheme="minorEastAsia" w:cs="Times New Roman"/>
          <w:color w:val="000000" w:themeColor="text1"/>
        </w:rPr>
        <w:t xml:space="preserve"> </w:t>
      </w:r>
      <w:r>
        <w:rPr>
          <w:rFonts w:cs="Times New Roman"/>
          <w:color w:val="000000" w:themeColor="text1"/>
        </w:rPr>
        <w:t xml:space="preserve">~ </w:t>
      </w:r>
      <w:r>
        <w:rPr>
          <w:rFonts w:cs="Times New Roman"/>
        </w:rPr>
        <w:t>90 min, 20</w:t>
      </w:r>
      <w:r>
        <w:rPr>
          <w:rFonts w:eastAsiaTheme="minorEastAsia" w:cs="Times New Roman"/>
          <w:color w:val="000000" w:themeColor="text1"/>
        </w:rPr>
        <w:t xml:space="preserve"> </w:t>
      </w:r>
      <w:r>
        <w:rPr>
          <w:rFonts w:cs="Times New Roman"/>
          <w:color w:val="000000" w:themeColor="text1"/>
        </w:rPr>
        <w:t xml:space="preserve">~ </w:t>
      </w:r>
      <w:r>
        <w:rPr>
          <w:rFonts w:cs="Times New Roman"/>
        </w:rPr>
        <w:t>30% B from 90</w:t>
      </w:r>
      <w:r>
        <w:rPr>
          <w:rFonts w:eastAsiaTheme="minorEastAsia" w:cs="Times New Roman"/>
          <w:color w:val="000000" w:themeColor="text1"/>
        </w:rPr>
        <w:t xml:space="preserve"> </w:t>
      </w:r>
      <w:r>
        <w:rPr>
          <w:rFonts w:cs="Times New Roman"/>
          <w:color w:val="000000" w:themeColor="text1"/>
        </w:rPr>
        <w:t xml:space="preserve">~ </w:t>
      </w:r>
      <w:r>
        <w:rPr>
          <w:rFonts w:cs="Times New Roman"/>
        </w:rPr>
        <w:t>105 min, 30</w:t>
      </w:r>
      <w:r>
        <w:rPr>
          <w:rFonts w:eastAsiaTheme="minorEastAsia" w:cs="Times New Roman"/>
          <w:color w:val="000000" w:themeColor="text1"/>
        </w:rPr>
        <w:t xml:space="preserve"> </w:t>
      </w:r>
      <w:r>
        <w:rPr>
          <w:rFonts w:cs="Times New Roman"/>
          <w:color w:val="000000" w:themeColor="text1"/>
        </w:rPr>
        <w:t xml:space="preserve">~ </w:t>
      </w:r>
      <w:r>
        <w:rPr>
          <w:rFonts w:cs="Times New Roman"/>
        </w:rPr>
        <w:t>100% B from 105</w:t>
      </w:r>
      <w:r>
        <w:rPr>
          <w:rFonts w:eastAsiaTheme="minorEastAsia" w:cs="Times New Roman"/>
          <w:color w:val="000000" w:themeColor="text1"/>
        </w:rPr>
        <w:t xml:space="preserve"> </w:t>
      </w:r>
      <w:r>
        <w:rPr>
          <w:rFonts w:cs="Times New Roman"/>
          <w:color w:val="000000" w:themeColor="text1"/>
        </w:rPr>
        <w:t xml:space="preserve">~ </w:t>
      </w:r>
      <w:r>
        <w:rPr>
          <w:rFonts w:cs="Times New Roman"/>
        </w:rPr>
        <w:t>110 min, followed by a 10-min wash at 100% B (110–120 min).</w:t>
      </w:r>
      <w:r w:rsidR="00D66409">
        <w:rPr>
          <w:rFonts w:cs="Times New Roman"/>
        </w:rPr>
        <w:t xml:space="preserve"> </w:t>
      </w:r>
      <w:r>
        <w:rPr>
          <w:rFonts w:cs="Times New Roman"/>
        </w:rPr>
        <w:t>Mass spectrometry acquisition was performed in DDA-PASEF mode (positive ion mode, m/z 100–1700; 1 MS scan + 10 PASEF scans; ion mobility 1/K₀ = 0.7</w:t>
      </w:r>
      <w:r>
        <w:rPr>
          <w:rFonts w:eastAsiaTheme="minorEastAsia" w:cs="Times New Roman"/>
          <w:color w:val="000000" w:themeColor="text1"/>
        </w:rPr>
        <w:t xml:space="preserve"> </w:t>
      </w:r>
      <w:r>
        <w:rPr>
          <w:rFonts w:cs="Times New Roman"/>
          <w:color w:val="000000" w:themeColor="text1"/>
        </w:rPr>
        <w:t xml:space="preserve">~ </w:t>
      </w:r>
      <w:r>
        <w:rPr>
          <w:rFonts w:cs="Times New Roman"/>
        </w:rPr>
        <w:t>1.4 V·s/cm²; collision energy 20</w:t>
      </w:r>
      <w:r>
        <w:rPr>
          <w:rFonts w:eastAsiaTheme="minorEastAsia" w:cs="Times New Roman"/>
          <w:color w:val="000000" w:themeColor="text1"/>
        </w:rPr>
        <w:t xml:space="preserve"> </w:t>
      </w:r>
      <w:r>
        <w:rPr>
          <w:rFonts w:cs="Times New Roman"/>
          <w:color w:val="000000" w:themeColor="text1"/>
        </w:rPr>
        <w:t xml:space="preserve">~ </w:t>
      </w:r>
      <w:r>
        <w:rPr>
          <w:rFonts w:cs="Times New Roman"/>
        </w:rPr>
        <w:t xml:space="preserve">59 eV; dynamic exclusion 30s). Raw data were analyzed using </w:t>
      </w:r>
      <w:proofErr w:type="spellStart"/>
      <w:r>
        <w:rPr>
          <w:rFonts w:cs="Times New Roman"/>
        </w:rPr>
        <w:t>MaxQuant</w:t>
      </w:r>
      <w:proofErr w:type="spellEnd"/>
      <w:r>
        <w:rPr>
          <w:rFonts w:cs="Times New Roman"/>
        </w:rPr>
        <w:t xml:space="preserve"> (v2.5.2) against the LRDB (325,810 non-redundant protein entries; detailed composition in LRDB construction above) with unspecific digestion, </w:t>
      </w:r>
      <w:del w:id="20053" w:author="V17 revision" w:date="2026-08-24T17:23:58Z">
        <w:r>
          <w:rPr>
            <w:rFonts w:cs="Times New Roman"/>
          </w:rPr>
          <w:delText xml:space="preserve">peptide length </w:delText>
        </w:r>
        <w:r>
          <w:rPr>
            <w:rFonts w:eastAsiaTheme="minorEastAsia" w:cs="Times New Roman" w:hint="eastAsia"/>
          </w:rPr>
          <w:delText>8</w:delText>
        </w:r>
        <w:r>
          <w:rPr>
            <w:rFonts w:cs="Times New Roman"/>
          </w:rPr>
          <w:delText>–1</w:delText>
        </w:r>
        <w:r>
          <w:rPr>
            <w:rFonts w:eastAsiaTheme="minorEastAsia" w:cs="Times New Roman" w:hint="eastAsia"/>
          </w:rPr>
          <w:delText>4</w:delText>
        </w:r>
        <w:r>
          <w:rPr>
            <w:rFonts w:cs="Times New Roman"/>
          </w:rPr>
          <w:delText xml:space="preserve"> amino acids, PSM-level FDR </w:delText>
        </w:r>
        <w:r>
          <w:rPr>
            <w:rFonts w:eastAsiaTheme="minorEastAsia" w:cs="Times New Roman" w:hint="eastAsia"/>
          </w:rPr>
          <w:delText>1</w:delText>
        </w:r>
        <w:r>
          <w:rPr>
            <w:rFonts w:cs="Times New Roman"/>
          </w:rPr>
          <w:delText>%</w:delText>
        </w:r>
      </w:del>
      <w:ins w:id="20054" w:author="V17 revision" w:date="2026-08-24T17:23:58Z">
        <w:r>
          <w:rPr>
            <w:rFonts w:cs="Times New Roman"/>
          </w:rPr>
          <w:t>peptide length 8–14 amino acids, a global PSM-level FDR of 1% across the combined canonical and non-canonical LRDB</w:t>
        </w:r>
      </w:ins>
      <w:r>
        <w:rPr>
          <w:rFonts w:cs="Times New Roman"/>
        </w:rPr>
        <w:t>, allowing variable methionine oxidation and N‑terminal acetylation. Post-search filtering retained peptides with Score ≥ 80 and posterior error probability (PEP) ≤ 0.147.</w:t>
      </w:r>
    </w:p>
    <w:bookmarkEnd w:id="72"/>
    <w:p w14:paraId="6225BD84" w14:textId="0906FC59"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 xml:space="preserve">HLA </w:t>
      </w:r>
      <w:r>
        <w:rPr>
          <w:rFonts w:ascii="Times New Roman" w:hAnsi="Times New Roman" w:cs="Times New Roman"/>
          <w:color w:val="000000" w:themeColor="text1"/>
          <w:sz w:val="26"/>
          <w:szCs w:val="26"/>
        </w:rPr>
        <w:t>typing</w:t>
      </w:r>
      <w:r>
        <w:rPr>
          <w:rFonts w:ascii="Times New Roman" w:hAnsi="Times New Roman" w:cs="Times New Roman"/>
          <w:color w:val="000000" w:themeColor="text1"/>
          <w:sz w:val="26"/>
        </w:rPr>
        <w:t xml:space="preserve"> and </w:t>
      </w:r>
      <w:r>
        <w:rPr>
          <w:rFonts w:ascii="Times New Roman" w:hAnsi="Times New Roman" w:cs="Times New Roman"/>
          <w:color w:val="000000" w:themeColor="text1"/>
          <w:sz w:val="26"/>
          <w:szCs w:val="26"/>
        </w:rPr>
        <w:t>neoantigen prediction</w:t>
      </w:r>
    </w:p>
    <w:p w14:paraId="6225BD85" w14:textId="56164D3D" w:rsidR="00E60283" w:rsidRDefault="009A50DA">
      <w:pPr>
        <w:pStyle w:val="FirstParagraph"/>
        <w:spacing w:before="0" w:after="160"/>
        <w:rPr>
          <w:rFonts w:eastAsiaTheme="minorEastAsia" w:cs="Times New Roman"/>
        </w:rPr>
      </w:pPr>
      <w:r w:rsidRPr="00913562">
        <w:rPr>
          <w:rFonts w:cs="Times New Roman"/>
        </w:rPr>
        <w:t xml:space="preserve">HLA genotyping used </w:t>
      </w:r>
      <w:proofErr w:type="spellStart"/>
      <w:r w:rsidRPr="00913562">
        <w:rPr>
          <w:rFonts w:cs="Times New Roman"/>
        </w:rPr>
        <w:t>OptiType</w:t>
      </w:r>
      <w:proofErr w:type="spellEnd"/>
      <w:r w:rsidRPr="00913562">
        <w:rPr>
          <w:rFonts w:cs="Times New Roman"/>
        </w:rPr>
        <w:t xml:space="preserve"> (v1.3.5)</w:t>
      </w:r>
      <w:r w:rsidR="003B2E54">
        <w:rPr>
          <w:rFonts w:cs="Times New Roman"/>
        </w:rPr>
        <w:t xml:space="preserve"> </w:t>
      </w:r>
      <w:r>
        <w:rPr>
          <w:rFonts w:cs="Times New Roman"/>
        </w:rPr>
        <w:fldChar w:fldCharType="begin" w:fldLock="1"/>
      </w:r>
      <w:r>
        <w:rPr>
          <w:rFonts w:cs="Times New Roman"/>
        </w:rPr>
        <w:instrText>ADDIN paperpile_citation &lt;clusterId&gt;B257P315L895I328&lt;/clusterId&gt;&lt;metadata&gt;&lt;citation&gt;&lt;id&gt;0aebcc84-b484-4c02-ada7-1f4905f300d2&lt;/id&gt;&lt;/citation&gt;&lt;/metadata&gt;&lt;data&gt;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&lt;/data&gt; \* MERGEFORMAT</w:instrText>
      </w:r>
      <w:r>
        <w:rPr>
          <w:rFonts w:cs="Times New Roman"/>
        </w:rPr>
        <w:fldChar w:fldCharType="separate"/>
      </w:r>
      <w:r w:rsidR="0082764E">
        <w:rPr>
          <w:rFonts w:cs="Times New Roman"/>
          <w:noProof/>
        </w:rPr>
        <w:t>(127)</w:t>
      </w:r>
      <w:r>
        <w:rPr>
          <w:rFonts w:cs="Times New Roman"/>
        </w:rPr>
        <w:fldChar w:fldCharType="end"/>
      </w:r>
      <w:r w:rsidRPr="00913562">
        <w:rPr>
          <w:rFonts w:cs="Times New Roman"/>
        </w:rPr>
        <w:t>. MHC-I binding was predicted using NetMHCpan-4.1</w:t>
      </w:r>
      <w:r w:rsidR="003B2E54">
        <w:rPr>
          <w:rFonts w:cs="Times New Roman"/>
        </w:rPr>
        <w:t xml:space="preserve"> </w:t>
      </w:r>
      <w:r>
        <w:rPr>
          <w:rFonts w:cs="Times New Roman"/>
        </w:rPr>
        <w:fldChar w:fldCharType="begin" w:fldLock="1"/>
      </w:r>
      <w:r>
        <w:rPr>
          <w:rFonts w:cs="Times New Roman"/>
        </w:rPr>
        <w:instrText>ADDIN paperpile_citation &lt;clusterId&gt;S151G241C631Z322&lt;/clusterId&gt;&lt;metadata&gt;&lt;citation&gt;&lt;id&gt;0d74c733-02f7-40c6-be02-54f471dba73c&lt;/id&gt;&lt;/citation&gt;&lt;citation&gt;&lt;id&gt;15e2b33d-3409-43e5-8cdb-0c25a0b9d691&lt;/id&gt;&lt;/citation&gt;&lt;/metadata&gt;&lt;data&gt;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&lt;/data&gt; \* MERGEFORMAT</w:instrText>
      </w:r>
      <w:r>
        <w:rPr>
          <w:rFonts w:cs="Times New Roman"/>
        </w:rPr>
        <w:fldChar w:fldCharType="separate"/>
      </w:r>
      <w:r w:rsidR="0082764E">
        <w:rPr>
          <w:rFonts w:cs="Times New Roman"/>
          <w:noProof/>
        </w:rPr>
        <w:t>(84,128)</w:t>
      </w:r>
      <w:r>
        <w:rPr>
          <w:rFonts w:cs="Times New Roman"/>
        </w:rPr>
        <w:fldChar w:fldCharType="end"/>
      </w:r>
      <w:r w:rsidRPr="00913562">
        <w:rPr>
          <w:rFonts w:cs="Times New Roman"/>
        </w:rPr>
        <w:t xml:space="preserve">. Candidate neoantigens were ranked by a composite score S = 0.4 × (1 − </w:t>
      </w:r>
      <w:del w:id="20057" w:author="V17 revision" w:date="2026-08-24T17:23:58Z">
        <w:r w:rsidRPr="00913562">
          <w:rPr>
            <w:rFonts w:cs="Times New Roman"/>
          </w:rPr>
          <w:delText xml:space="preserve">IC</w:delText>
        </w:r>
        <w:r w:rsidRPr="00913562">
          <w:rPr>
            <w:rFonts w:cs="Times New Roman"/>
            <w:vertAlign w:val="subscript"/>
          </w:rPr>
          <w:delText>50</w:delText>
        </w:r>
      </w:del>
      <w:ins w:id="20058" w:author="V17 revision" w:date="2026-08-24T17:23:58Z">
        <w:r>
          <w:rPr>
            <w:rFonts w:cs="Times New Roman"/>
          </w:rPr>
          <w:t>IC₅₀</w:t>
        </w:r>
      </w:ins>
      <w:r w:rsidRPr="00913562">
        <w:rPr>
          <w:rFonts w:cs="Times New Roman"/>
        </w:rPr>
        <w:t xml:space="preserve">/500) + 0.4 × </w:t>
      </w:r>
      <w:proofErr w:type="spellStart"/>
      <w:r w:rsidRPr="00913562">
        <w:rPr>
          <w:rFonts w:cs="Times New Roman"/>
        </w:rPr>
        <w:t>IDeepImmuno</w:t>
      </w:r>
      <w:proofErr w:type="spellEnd"/>
      <w:r w:rsidRPr="00913562">
        <w:rPr>
          <w:rFonts w:cs="Times New Roman"/>
        </w:rPr>
        <w:t xml:space="preserve"> + 0.2 × </w:t>
      </w:r>
      <w:proofErr w:type="spellStart"/>
      <w:r w:rsidRPr="00913562">
        <w:rPr>
          <w:rFonts w:cs="Times New Roman"/>
        </w:rPr>
        <w:t>Eexpression</w:t>
      </w:r>
      <w:proofErr w:type="spellEnd"/>
      <w:r w:rsidRPr="00913562">
        <w:rPr>
          <w:rFonts w:cs="Times New Roman"/>
        </w:rPr>
        <w:t xml:space="preserve">, where </w:t>
      </w:r>
      <w:del w:id="20059" w:author="V17 revision" w:date="2026-08-24T17:23:58Z">
        <w:r w:rsidRPr="00913562">
          <w:rPr>
            <w:rFonts w:cs="Times New Roman"/>
          </w:rPr>
          <w:delText xml:space="preserve">IC</w:delText>
        </w:r>
        <w:r w:rsidRPr="00913562">
          <w:rPr>
            <w:rFonts w:cs="Times New Roman"/>
            <w:vertAlign w:val="subscript"/>
          </w:rPr>
          <w:delText>50</w:delText>
        </w:r>
      </w:del>
      <w:ins w:id="20060" w:author="V17 revision" w:date="2026-08-24T17:23:58Z">
        <w:r>
          <w:rPr>
            <w:rFonts w:cs="Times New Roman"/>
          </w:rPr>
          <w:t>IC₅₀</w:t>
        </w:r>
      </w:ins>
      <w:r w:rsidRPr="00913562">
        <w:rPr>
          <w:rFonts w:cs="Times New Roman"/>
        </w:rPr>
        <w:t xml:space="preserve"> is the predicted HLA binding affinity (</w:t>
      </w:r>
      <w:proofErr w:type="spellStart"/>
      <w:r w:rsidRPr="00913562">
        <w:rPr>
          <w:rFonts w:cs="Times New Roman"/>
        </w:rPr>
        <w:t>nM</w:t>
      </w:r>
      <w:proofErr w:type="spellEnd"/>
      <w:r w:rsidRPr="00913562">
        <w:rPr>
          <w:rFonts w:cs="Times New Roman"/>
        </w:rPr>
        <w:t xml:space="preserve">), </w:t>
      </w:r>
      <w:proofErr w:type="spellStart"/>
      <w:r w:rsidRPr="00913562">
        <w:rPr>
          <w:rFonts w:cs="Times New Roman"/>
        </w:rPr>
        <w:t>IDeepImmuno</w:t>
      </w:r>
      <w:proofErr w:type="spellEnd"/>
      <w:r w:rsidRPr="00913562">
        <w:rPr>
          <w:rFonts w:cs="Times New Roman"/>
        </w:rPr>
        <w:t xml:space="preserve"> is the </w:t>
      </w:r>
      <w:proofErr w:type="spellStart"/>
      <w:r w:rsidRPr="00913562">
        <w:rPr>
          <w:rFonts w:cs="Times New Roman"/>
        </w:rPr>
        <w:t>DeepImmuno</w:t>
      </w:r>
      <w:proofErr w:type="spellEnd"/>
      <w:r w:rsidRPr="00913562">
        <w:rPr>
          <w:rFonts w:cs="Times New Roman"/>
        </w:rPr>
        <w:t xml:space="preserve"> immunogenicity score (0–1), and </w:t>
      </w:r>
      <w:proofErr w:type="spellStart"/>
      <w:r w:rsidRPr="00913562">
        <w:rPr>
          <w:rFonts w:cs="Times New Roman"/>
        </w:rPr>
        <w:t>Eexpression</w:t>
      </w:r>
      <w:proofErr w:type="spellEnd"/>
      <w:r w:rsidRPr="00913562">
        <w:rPr>
          <w:rFonts w:cs="Times New Roman"/>
        </w:rPr>
        <w:t xml:space="preserve"> is the normalized tumor expression percentile. Only candidates with </w:t>
      </w:r>
      <w:del w:id="20061" w:author="V17 revision" w:date="2026-08-24T17:23:58Z">
        <w:r w:rsidRPr="00913562">
          <w:rPr>
            <w:rFonts w:cs="Times New Roman"/>
          </w:rPr>
          <w:delText xml:space="preserve">IC</w:delText>
        </w:r>
        <w:r w:rsidRPr="00913562">
          <w:rPr>
            <w:rFonts w:cs="Times New Roman"/>
            <w:vertAlign w:val="subscript"/>
          </w:rPr>
          <w:delText>50</w:delText>
        </w:r>
      </w:del>
      <w:ins w:id="20062" w:author="V17 revision" w:date="2026-08-24T17:23:58Z">
        <w:r>
          <w:rPr>
            <w:rFonts w:cs="Times New Roman"/>
          </w:rPr>
          <w:t>IC₅₀</w:t>
        </w:r>
      </w:ins>
      <w:r w:rsidRPr="00913562">
        <w:rPr>
          <w:rFonts w:cs="Times New Roman"/>
        </w:rPr>
        <w:t xml:space="preserve"> &lt;</w:t>
      </w:r>
      <w:r>
        <w:rPr>
          <w:rFonts w:cs="Times New Roman"/>
        </w:rPr>
        <w:t xml:space="preserve"> </w:t>
      </w:r>
      <w:r w:rsidRPr="00913562">
        <w:rPr>
          <w:rFonts w:cs="Times New Roman"/>
        </w:rPr>
        <w:t xml:space="preserve">500 </w:t>
      </w:r>
      <w:proofErr w:type="spellStart"/>
      <w:r w:rsidRPr="00913562">
        <w:rPr>
          <w:rFonts w:cs="Times New Roman"/>
        </w:rPr>
        <w:t>nM</w:t>
      </w:r>
      <w:proofErr w:type="spellEnd"/>
      <w:r w:rsidRPr="00913562">
        <w:rPr>
          <w:rFonts w:cs="Times New Roman"/>
        </w:rPr>
        <w:t xml:space="preserve"> and </w:t>
      </w:r>
      <w:proofErr w:type="spellStart"/>
      <w:r w:rsidRPr="00913562">
        <w:rPr>
          <w:rFonts w:cs="Times New Roman"/>
        </w:rPr>
        <w:t>IDeepImmuno</w:t>
      </w:r>
      <w:proofErr w:type="spellEnd"/>
      <w:r w:rsidRPr="00913562">
        <w:rPr>
          <w:rFonts w:cs="Times New Roman"/>
        </w:rPr>
        <w:t xml:space="preserve"> &gt;</w:t>
      </w:r>
      <w:r>
        <w:rPr>
          <w:rFonts w:cs="Times New Roman"/>
        </w:rPr>
        <w:t xml:space="preserve"> </w:t>
      </w:r>
      <w:r w:rsidRPr="00913562">
        <w:rPr>
          <w:rFonts w:cs="Times New Roman"/>
        </w:rPr>
        <w:t>0.45 were considered; final ranking was by composite score S. Sensitivity analysis with uniform 1/3 weighting showed 91% overlap in top 50 candidates, confirming robustness of the ranking to weight choice.</w:t>
      </w:r>
    </w:p>
    <w:p w14:paraId="6A9B6BE5" w14:textId="183420FF" w:rsidR="00A04152" w:rsidRDefault="00A04152" w:rsidP="00A0415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Definition of cancer-specific non-canonical neoepitopes</w:t>
      </w:r>
    </w:p>
    <w:p w14:paraId="1BA2685F" w14:textId="68768C11" w:rsidR="00A04152" w:rsidRPr="00913562" w:rsidRDefault="00776BA3" w:rsidP="00913562">
      <w:pPr>
        <w:pStyle w:val="a0"/>
        <w:rPr>
          <w:rFonts w:eastAsiaTheme="majorEastAsia"/>
        </w:rPr>
      </w:pPr>
      <w:r>
        <w:rPr>
          <w:rFonts w:eastAsiaTheme="majorEastAsia"/>
        </w:rPr>
        <w:t xml:space="preserve">To identify cancer-specific non-canonical neoepitopes, we applied a peptide-level subtraction strategy against comprehensive reference databases of the human immunopeptidome. All MHC-I peptides identified by </w:t>
      </w:r>
      <w:proofErr w:type="spellStart"/>
      <w:r>
        <w:rPr>
          <w:rFonts w:eastAsiaTheme="majorEastAsia"/>
        </w:rPr>
        <w:t>MaxQuant</w:t>
      </w:r>
      <w:proofErr w:type="spellEnd"/>
      <w:r>
        <w:rPr>
          <w:rFonts w:eastAsiaTheme="majorEastAsia"/>
        </w:rPr>
        <w:t xml:space="preserve"> (Score ≥ 80, PEP ≤ 0.147, length 8–14 amino acids) were cross-</w:t>
      </w:r>
      <w:r>
        <w:rPr>
          <w:rFonts w:eastAsiaTheme="majorEastAsia"/>
        </w:rPr>
        <w:lastRenderedPageBreak/>
        <w:t>referenced against two databases: (</w:t>
      </w:r>
      <w:proofErr w:type="spellStart"/>
      <w:r>
        <w:rPr>
          <w:rFonts w:eastAsiaTheme="majorEastAsia"/>
        </w:rPr>
        <w:t>i</w:t>
      </w:r>
      <w:proofErr w:type="spellEnd"/>
      <w:r>
        <w:rPr>
          <w:rFonts w:eastAsiaTheme="majorEastAsia"/>
        </w:rPr>
        <w:t xml:space="preserve">) the </w:t>
      </w:r>
      <w:proofErr w:type="spellStart"/>
      <w:r>
        <w:rPr>
          <w:rFonts w:eastAsiaTheme="majorEastAsia"/>
        </w:rPr>
        <w:t>UniProt</w:t>
      </w:r>
      <w:proofErr w:type="spellEnd"/>
      <w:r>
        <w:rPr>
          <w:rFonts w:eastAsiaTheme="majorEastAsia"/>
        </w:rPr>
        <w:t xml:space="preserve"> human reference proteome (UP000005640), containing reference peptides covering 8–25mers, and (ii) the IEDB reference immunopeptidome (downloaded December 2024). Peptides matching either database were classified as canonical and excluded; peptides absent from both databases were designated as non-canonical neoepitopes and carried forward for immunogenicity validation and vaccine design.</w:t>
      </w:r>
    </w:p>
    <w:p w14:paraId="1AAFC9C3" w14:textId="77777777" w:rsidR="00C747B7" w:rsidRDefault="00C747B7">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MHC-I enrichment analysis</w:t>
      </w:r>
    </w:p>
    <w:p w14:paraId="3665E9F2" w14:textId="6EE4D268" w:rsidR="00C747B7" w:rsidRPr="00913562" w:rsidRDefault="00C747B7" w:rsidP="00913562">
      <w:pPr>
        <w:pStyle w:val="a0"/>
        <w:rPr>
          <w:rFonts w:eastAsiaTheme="minorEastAsia"/>
        </w:rPr>
      </w:pPr>
      <w:r>
        <w:rPr>
          <w:rFonts w:eastAsiaTheme="minorEastAsia"/>
        </w:rPr>
        <w:t xml:space="preserve">Enrichment of non-canonical ORF types in the MHC-I immunopeptidome was assessed by two-sided Fisher's exact test. For each ORF category (Canonical, Novel isoform, </w:t>
      </w:r>
      <w:proofErr w:type="spellStart"/>
      <w:r>
        <w:rPr>
          <w:rFonts w:eastAsiaTheme="minorEastAsia"/>
        </w:rPr>
        <w:t>uORF</w:t>
      </w:r>
      <w:proofErr w:type="spellEnd"/>
      <w:r>
        <w:rPr>
          <w:rFonts w:eastAsiaTheme="minorEastAsia"/>
        </w:rPr>
        <w:t xml:space="preserve">, </w:t>
      </w:r>
      <w:proofErr w:type="spellStart"/>
      <w:r>
        <w:rPr>
          <w:rFonts w:eastAsiaTheme="minorEastAsia"/>
        </w:rPr>
        <w:t>dORF</w:t>
      </w:r>
      <w:proofErr w:type="spellEnd"/>
      <w:r>
        <w:rPr>
          <w:rFonts w:eastAsiaTheme="minorEastAsia"/>
        </w:rPr>
        <w:t>, Antisense, Intergenic, Pseudogene), a 2 × 2 contingency table was constructed comparing the number of HLA-presented proteins belonging to that category versus all other categories, with the LRDB protein-level composition serving as the null expectation. The analysis was performed for two peptide subsets: (</w:t>
      </w:r>
      <w:proofErr w:type="spellStart"/>
      <w:r>
        <w:rPr>
          <w:rFonts w:eastAsiaTheme="minorEastAsia"/>
        </w:rPr>
        <w:t>i</w:t>
      </w:r>
      <w:proofErr w:type="spellEnd"/>
      <w:r>
        <w:rPr>
          <w:rFonts w:eastAsiaTheme="minorEastAsia"/>
        </w:rPr>
        <w:t>) all MHC-I-presented peptides passing quality filters (Score ≥ 80, PEP ≤ 0.147, and the leading razor protein supported by ≥ 1 unique peptide in its protein group), and (ii) the subset experimentally detected and predicted as high-affinity HLA-A*24:02 binders (NetMHCpan-4.1 %Rank ≤ 2) with removal of peptides present in the IEDB reference immunopeptidome (downloaded December 2024) to focus on potentially novel epitopes. Odds ratios (OR) and 95% confidence intervals were computed; OR &gt; 1 indicates enrichment in the immunopeptidome above LRDB expectation, and OR &lt; 1 indicates depletion. P values were adjusted by Bonferroni correction for the number of ORF categories tested.</w:t>
      </w:r>
    </w:p>
    <w:p w14:paraId="6225BD86" w14:textId="77777777" w:rsidR="00E60283" w:rsidRPr="00913562" w:rsidRDefault="009A50DA" w:rsidP="00913562">
      <w:pPr>
        <w:pStyle w:val="2"/>
        <w:spacing w:before="40" w:after="0"/>
        <w:rPr>
          <w:rFonts w:ascii="Times New Roman" w:hAnsi="Times New Roman" w:cs="Times New Roman"/>
          <w:b w:val="0"/>
          <w:color w:val="000000" w:themeColor="text1"/>
          <w:sz w:val="26"/>
          <w:szCs w:val="26"/>
        </w:rPr>
      </w:pPr>
      <w:r w:rsidRPr="00913562">
        <w:rPr>
          <w:rFonts w:ascii="Times New Roman" w:hAnsi="Times New Roman" w:cs="Times New Roman"/>
          <w:color w:val="000000" w:themeColor="text1"/>
          <w:sz w:val="26"/>
          <w:szCs w:val="26"/>
        </w:rPr>
        <w:t>Synthetic peptide preparation</w:t>
      </w:r>
    </w:p>
    <w:p w14:paraId="6225BD87" w14:textId="3EF93261" w:rsidR="00E60283" w:rsidRPr="00913562" w:rsidRDefault="009A50DA" w:rsidP="00913562">
      <w:pPr>
        <w:pStyle w:val="FirstParagraph"/>
        <w:spacing w:before="0" w:after="160"/>
        <w:rPr>
          <w:rFonts w:cs="Times New Roman"/>
        </w:rPr>
      </w:pPr>
      <w:r>
        <w:rPr>
          <w:rFonts w:cs="Times New Roman"/>
        </w:rPr>
        <w:t xml:space="preserve">Neoantigen peptides (27-mer) were synthesized by Nanjing Peptide Valley Biotechnology Co. Ltd. Lyophilized peptides were dissolved in DMSO (Sigma-Aldrich, D2650) and diluted to a working concentration of 2 </w:t>
      </w:r>
      <w:proofErr w:type="spellStart"/>
      <w:r>
        <w:rPr>
          <w:rFonts w:cs="Times New Roman"/>
        </w:rPr>
        <w:t>μg</w:t>
      </w:r>
      <w:proofErr w:type="spellEnd"/>
      <w:r>
        <w:rPr>
          <w:rFonts w:cs="Times New Roman"/>
        </w:rPr>
        <w:t>/</w:t>
      </w:r>
      <w:proofErr w:type="spellStart"/>
      <w:r>
        <w:rPr>
          <w:rFonts w:cs="Times New Roman"/>
        </w:rPr>
        <w:t>μL</w:t>
      </w:r>
      <w:proofErr w:type="spellEnd"/>
      <w:r>
        <w:rPr>
          <w:rFonts w:cs="Times New Roman"/>
        </w:rPr>
        <w:t xml:space="preserve"> in assay buffer.</w:t>
      </w:r>
    </w:p>
    <w:p w14:paraId="6225BD88" w14:textId="371DF511"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IFN-</w:t>
      </w:r>
      <w:r>
        <w:rPr>
          <w:rFonts w:ascii="Times New Roman" w:hAnsi="Times New Roman" w:cs="Times New Roman"/>
          <w:color w:val="000000" w:themeColor="text1"/>
          <w:sz w:val="26"/>
          <w:szCs w:val="26"/>
        </w:rPr>
        <w:t>γ</w:t>
      </w:r>
      <w:r w:rsidRPr="00913562">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Elispot</w:t>
      </w:r>
      <w:proofErr w:type="spellEnd"/>
      <w:r>
        <w:rPr>
          <w:rFonts w:ascii="Times New Roman" w:hAnsi="Times New Roman" w:cs="Times New Roman"/>
          <w:color w:val="000000" w:themeColor="text1"/>
          <w:sz w:val="26"/>
          <w:szCs w:val="26"/>
        </w:rPr>
        <w:t xml:space="preserve"> assay</w:t>
      </w:r>
    </w:p>
    <w:p w14:paraId="6225BD89" w14:textId="67863DC1" w:rsidR="00E60283" w:rsidRPr="00913562" w:rsidRDefault="009A50DA" w:rsidP="00913562">
      <w:pPr>
        <w:pStyle w:val="FirstParagraph"/>
        <w:spacing w:before="0" w:after="160"/>
        <w:rPr>
          <w:rFonts w:cs="Times New Roman"/>
        </w:rPr>
      </w:pPr>
      <w:r>
        <w:rPr>
          <w:rFonts w:cs="Times New Roman"/>
        </w:rPr>
        <w:t>Antigen-specific T cell responses were evaluated using Human and Mouse IFN-</w:t>
      </w:r>
      <w:bookmarkStart w:id="74" w:name="_Hlk229479875"/>
      <w:r>
        <w:rPr>
          <w:rFonts w:cs="Times New Roman"/>
        </w:rPr>
        <w:t>γ</w:t>
      </w:r>
      <w:bookmarkEnd w:id="74"/>
      <w:r>
        <w:rPr>
          <w:rFonts w:cs="Times New Roman"/>
        </w:rPr>
        <w:t xml:space="preserve"> ELISpot kits (</w:t>
      </w:r>
      <w:proofErr w:type="spellStart"/>
      <w:r>
        <w:rPr>
          <w:rFonts w:cs="Times New Roman"/>
        </w:rPr>
        <w:t>Mabtech</w:t>
      </w:r>
      <w:proofErr w:type="spellEnd"/>
      <w:r>
        <w:rPr>
          <w:rFonts w:cs="Times New Roman"/>
        </w:rPr>
        <w:t xml:space="preserve">, 3420-4HPW-2 and 3321-4APW-10, respectively). Human PBMCs or mouse splenocytes (3 × 10⁵ cells/well) were incubated with peptides (20 </w:t>
      </w:r>
      <w:proofErr w:type="spellStart"/>
      <w:r>
        <w:rPr>
          <w:rFonts w:cs="Times New Roman"/>
        </w:rPr>
        <w:t>μg</w:t>
      </w:r>
      <w:proofErr w:type="spellEnd"/>
      <w:r>
        <w:rPr>
          <w:rFonts w:cs="Times New Roman"/>
        </w:rPr>
        <w:t>/mL), anti-CD3 antibody (positive control</w:t>
      </w:r>
      <w:r>
        <w:rPr>
          <w:rFonts w:eastAsiaTheme="minorEastAsia" w:cs="Times New Roman"/>
        </w:rPr>
        <w:t>;</w:t>
      </w:r>
      <w:r>
        <w:rPr>
          <w:rFonts w:cs="Times New Roman"/>
        </w:rPr>
        <w:t xml:space="preserve"> human PBMCs only), or DMSO (negative control) for 20 h at 37°C with 5% CO₂. Assays were performed according to the manufacturer’s instructions, including incubation with biotinylated detection antibody and streptavidin–ALP, followed by development with BCIP/NBT substrate. Spots were quantified using an ELISpot reader and expressed as spot-forming units (SFU) per 10⁶ cells. A positive response was defined as &gt; 50 SFU/10⁶ cells</w:t>
      </w:r>
      <w:r>
        <w:rPr>
          <w:rFonts w:eastAsiaTheme="minorEastAsia" w:cs="Times New Roman"/>
        </w:rPr>
        <w:t>,</w:t>
      </w:r>
      <w:r>
        <w:rPr>
          <w:rFonts w:cs="Times New Roman"/>
        </w:rPr>
        <w:t xml:space="preserve"> &gt; 2-fold above background, </w:t>
      </w:r>
      <w:r>
        <w:rPr>
          <w:rFonts w:cs="Times New Roman"/>
        </w:rPr>
        <w:lastRenderedPageBreak/>
        <w:t>and p &lt; 0.05. A threshold of &gt;200 SFU/10⁶ cells was used to identify high-confidence immunogenic neoepitopes.</w:t>
      </w:r>
    </w:p>
    <w:p w14:paraId="6225BD8A" w14:textId="12086232"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 xml:space="preserve">mRNA </w:t>
      </w:r>
      <w:r>
        <w:rPr>
          <w:rFonts w:ascii="Times New Roman" w:hAnsi="Times New Roman" w:cs="Times New Roman"/>
          <w:color w:val="000000" w:themeColor="text1"/>
          <w:sz w:val="26"/>
          <w:szCs w:val="26"/>
        </w:rPr>
        <w:t>synthesis</w:t>
      </w:r>
      <w:r>
        <w:rPr>
          <w:rFonts w:ascii="Times New Roman" w:hAnsi="Times New Roman" w:cs="Times New Roman"/>
          <w:color w:val="000000" w:themeColor="text1"/>
          <w:sz w:val="26"/>
        </w:rPr>
        <w:t xml:space="preserve"> and </w:t>
      </w:r>
      <w:r>
        <w:rPr>
          <w:rFonts w:ascii="Times New Roman" w:hAnsi="Times New Roman" w:cs="Times New Roman"/>
          <w:color w:val="000000" w:themeColor="text1"/>
          <w:sz w:val="26"/>
          <w:szCs w:val="26"/>
        </w:rPr>
        <w:t>mRNA-</w:t>
      </w:r>
      <w:r>
        <w:rPr>
          <w:rFonts w:ascii="Times New Roman" w:hAnsi="Times New Roman" w:cs="Times New Roman"/>
          <w:color w:val="000000" w:themeColor="text1"/>
          <w:sz w:val="26"/>
        </w:rPr>
        <w:t xml:space="preserve">LNP </w:t>
      </w:r>
      <w:r>
        <w:rPr>
          <w:rFonts w:ascii="Times New Roman" w:hAnsi="Times New Roman" w:cs="Times New Roman"/>
          <w:color w:val="000000" w:themeColor="text1"/>
          <w:sz w:val="26"/>
          <w:szCs w:val="26"/>
        </w:rPr>
        <w:t>formulation</w:t>
      </w:r>
    </w:p>
    <w:p w14:paraId="6225BD8B" w14:textId="5834539F" w:rsidR="00E60283" w:rsidRPr="008771DF" w:rsidRDefault="009A50DA" w:rsidP="00913562">
      <w:pPr>
        <w:pStyle w:val="FirstParagraph"/>
        <w:spacing w:before="0" w:after="160"/>
        <w:rPr>
          <w:rFonts w:cs="Times New Roman"/>
        </w:rPr>
      </w:pPr>
      <w:r>
        <w:rPr>
          <w:rFonts w:cs="Times New Roman"/>
        </w:rPr>
        <w:t xml:space="preserve">mRNA was synthesized by IVT using </w:t>
      </w:r>
      <w:proofErr w:type="spellStart"/>
      <w:r>
        <w:rPr>
          <w:rFonts w:cs="Times New Roman"/>
        </w:rPr>
        <w:t>MEGAscript</w:t>
      </w:r>
      <w:proofErr w:type="spellEnd"/>
      <w:r>
        <w:rPr>
          <w:rFonts w:cs="Times New Roman"/>
        </w:rPr>
        <w:t xml:space="preserve"> T7 </w:t>
      </w:r>
      <w:r w:rsidRPr="00913562">
        <w:rPr>
          <w:rFonts w:cs="Times New Roman"/>
        </w:rPr>
        <w:t>kit (</w:t>
      </w:r>
      <w:proofErr w:type="spellStart"/>
      <w:r>
        <w:rPr>
          <w:rFonts w:cs="Times New Roman"/>
        </w:rPr>
        <w:t>Vazyme</w:t>
      </w:r>
      <w:proofErr w:type="spellEnd"/>
      <w:r>
        <w:rPr>
          <w:rFonts w:cs="Times New Roman"/>
        </w:rPr>
        <w:t xml:space="preserve">, C3050) with </w:t>
      </w:r>
      <w:r w:rsidRPr="00913562">
        <w:rPr>
          <w:rFonts w:cs="Times New Roman"/>
          <w:i/>
        </w:rPr>
        <w:t>m1Ψ</w:t>
      </w:r>
      <w:r>
        <w:rPr>
          <w:rFonts w:cs="Times New Roman"/>
        </w:rPr>
        <w:t xml:space="preserve"> and 5-methyl-CTP modifications and </w:t>
      </w:r>
      <w:proofErr w:type="spellStart"/>
      <w:r>
        <w:rPr>
          <w:rFonts w:cs="Times New Roman"/>
        </w:rPr>
        <w:t>CleanCap</w:t>
      </w:r>
      <w:proofErr w:type="spellEnd"/>
      <w:r>
        <w:rPr>
          <w:rFonts w:cs="Times New Roman"/>
        </w:rPr>
        <w:t xml:space="preserve"> AG 5’ capping. Purified mRNA integrity was confirmed by Agilent Bioanalyzer (RNA Nano chip); all constructs showed RIN </w:t>
      </w:r>
      <w:r>
        <w:rPr>
          <w:rFonts w:cs="Times New Roman" w:hint="eastAsia"/>
        </w:rPr>
        <w:t>≥</w:t>
      </w:r>
      <w:r>
        <w:rPr>
          <w:rFonts w:cs="Times New Roman"/>
        </w:rPr>
        <w:t xml:space="preserve"> 8.5 and &gt; 95% full-length intact bands before formulation. LNPs were formulated by microfluidic mixing (</w:t>
      </w:r>
      <w:proofErr w:type="spellStart"/>
      <w:r>
        <w:rPr>
          <w:rFonts w:cs="Times New Roman"/>
        </w:rPr>
        <w:t>NanoAssemblr</w:t>
      </w:r>
      <w:proofErr w:type="spellEnd"/>
      <w:r>
        <w:rPr>
          <w:rFonts w:cs="Times New Roman"/>
        </w:rPr>
        <w:t xml:space="preserve"> Ignite) of ionizable lipid (SM-102), DSPC, cholesterol, and DMG-PEG2000 (50:10:38.5:1.5 molar ratio) at an N/P ratio of 6:1, based on mRNA concentration quantified by </w:t>
      </w:r>
      <w:proofErr w:type="spellStart"/>
      <w:r>
        <w:rPr>
          <w:rFonts w:cs="Times New Roman"/>
        </w:rPr>
        <w:t>RiboGreen</w:t>
      </w:r>
      <w:proofErr w:type="spellEnd"/>
      <w:r>
        <w:rPr>
          <w:rFonts w:cs="Times New Roman"/>
        </w:rPr>
        <w:t xml:space="preserve"> assay. Particle size and zeta potential were measured using a Malvern </w:t>
      </w:r>
      <w:proofErr w:type="spellStart"/>
      <w:r>
        <w:rPr>
          <w:rFonts w:cs="Times New Roman"/>
        </w:rPr>
        <w:t>Zetasizer</w:t>
      </w:r>
      <w:proofErr w:type="spellEnd"/>
      <w:r>
        <w:rPr>
          <w:rFonts w:cs="Times New Roman"/>
        </w:rPr>
        <w:t xml:space="preserve"> Nano ZS90. LNP morphology was assessed by TEM. Encapsulation efficiency was quantified using a modified Quant-</w:t>
      </w:r>
      <w:proofErr w:type="spellStart"/>
      <w:r>
        <w:rPr>
          <w:rFonts w:cs="Times New Roman"/>
        </w:rPr>
        <w:t>iT</w:t>
      </w:r>
      <w:proofErr w:type="spellEnd"/>
      <w:r>
        <w:rPr>
          <w:rFonts w:cs="Times New Roman"/>
        </w:rPr>
        <w:t xml:space="preserve"> </w:t>
      </w:r>
      <w:proofErr w:type="spellStart"/>
      <w:r>
        <w:rPr>
          <w:rFonts w:cs="Times New Roman"/>
        </w:rPr>
        <w:t>RiboGreen</w:t>
      </w:r>
      <w:proofErr w:type="spellEnd"/>
      <w:r>
        <w:rPr>
          <w:rFonts w:cs="Times New Roman"/>
        </w:rPr>
        <w:t xml:space="preserve"> assay with and without 1% Triton X-100, calculated as: encapsulation (%) = (1 –</w:t>
      </w:r>
      <w:r w:rsidRPr="00913562">
        <w:rPr>
          <w:rFonts w:cs="Times New Roman"/>
          <w:i/>
        </w:rPr>
        <w:t>free mRNA</w:t>
      </w:r>
      <w:r>
        <w:rPr>
          <w:rFonts w:cs="Times New Roman"/>
        </w:rPr>
        <w:t xml:space="preserve"> / </w:t>
      </w:r>
      <w:r w:rsidRPr="00913562">
        <w:rPr>
          <w:rFonts w:cs="Times New Roman"/>
          <w:i/>
        </w:rPr>
        <w:t>total mRNA</w:t>
      </w:r>
      <w:r>
        <w:rPr>
          <w:rFonts w:cs="Times New Roman"/>
        </w:rPr>
        <w:t>) × 100%. Storage stability was assessed at 4°C (14 days) and −80°C (3 freeze-thaw cycles); particle size and encapsulation efficiency (EE) remained within ±5% of baseline for all constructs under both conditions.</w:t>
      </w:r>
    </w:p>
    <w:p w14:paraId="6225BD8C" w14:textId="77777777"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Immunogenicity study in HLA-A*24:02 transgenic mice</w:t>
      </w:r>
    </w:p>
    <w:p w14:paraId="6225BD8D" w14:textId="72C9341E" w:rsidR="00E60283" w:rsidRPr="008771DF" w:rsidRDefault="009A50DA" w:rsidP="00913562">
      <w:pPr>
        <w:pStyle w:val="FirstParagraph"/>
        <w:spacing w:before="0" w:after="160"/>
        <w:rPr>
          <w:rFonts w:cs="Times New Roman"/>
        </w:rPr>
      </w:pPr>
      <w:r>
        <w:rPr>
          <w:rFonts w:cs="Times New Roman"/>
        </w:rPr>
        <w:t>HLA-A*24:02 transgenic C57BL/6 mice were randomized into mRNA-LNP, empty LNP, and PBS groups (</w:t>
      </w:r>
      <w:r w:rsidRPr="00913562">
        <w:rPr>
          <w:rFonts w:cs="Times New Roman"/>
          <w:i/>
          <w:iCs/>
        </w:rPr>
        <w:t xml:space="preserve">n </w:t>
      </w:r>
      <w:r>
        <w:rPr>
          <w:rFonts w:cs="Times New Roman"/>
        </w:rPr>
        <w:t>= 6), with an additional wild‑type C57BL/6 group (</w:t>
      </w:r>
      <w:r w:rsidRPr="00913562">
        <w:rPr>
          <w:rFonts w:cs="Times New Roman"/>
          <w:i/>
          <w:iCs/>
        </w:rPr>
        <w:t>n</w:t>
      </w:r>
      <w:r>
        <w:rPr>
          <w:rFonts w:cs="Times New Roman"/>
        </w:rPr>
        <w:t xml:space="preserve"> = 6). On Days 0, 7, and 14, mice received intramuscular injections (50 </w:t>
      </w:r>
      <w:proofErr w:type="spellStart"/>
      <w:r>
        <w:rPr>
          <w:rFonts w:cs="Times New Roman"/>
        </w:rPr>
        <w:t>μL</w:t>
      </w:r>
      <w:proofErr w:type="spellEnd"/>
      <w:r>
        <w:rPr>
          <w:rFonts w:cs="Times New Roman"/>
        </w:rPr>
        <w:t xml:space="preserve"> into the quadriceps) of mRNA-LNP (30 </w:t>
      </w:r>
      <w:proofErr w:type="spellStart"/>
      <w:r>
        <w:rPr>
          <w:rFonts w:cs="Times New Roman"/>
        </w:rPr>
        <w:t>μg</w:t>
      </w:r>
      <w:proofErr w:type="spellEnd"/>
      <w:r>
        <w:rPr>
          <w:rFonts w:cs="Times New Roman"/>
        </w:rPr>
        <w:t xml:space="preserve"> mRNA), empty LNP, or PBS, according to their group assignment. On Day 21, mice were euthanized and PBMCs and splenocytes were collected under sterile conditions for ELISpot and flow cytometry analyses.</w:t>
      </w:r>
    </w:p>
    <w:p w14:paraId="6225BD8E" w14:textId="4FD1F092"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i/>
          <w:iCs/>
          <w:color w:val="000000" w:themeColor="text1"/>
          <w:sz w:val="26"/>
          <w:szCs w:val="26"/>
        </w:rPr>
        <w:t>In vivo</w:t>
      </w:r>
      <w:r w:rsidRPr="00913562">
        <w:rPr>
          <w:rFonts w:ascii="Times New Roman" w:hAnsi="Times New Roman" w:cs="Times New Roman"/>
          <w:color w:val="000000" w:themeColor="text1"/>
          <w:sz w:val="26"/>
          <w:szCs w:val="26"/>
        </w:rPr>
        <w:t xml:space="preserve"> antitumor efficacy</w:t>
      </w:r>
    </w:p>
    <w:p w14:paraId="6225BD8F" w14:textId="73FEFD94" w:rsidR="00E60283" w:rsidRPr="008771DF" w:rsidRDefault="009A50DA" w:rsidP="00913562">
      <w:pPr>
        <w:pStyle w:val="FirstParagraph"/>
        <w:spacing w:before="0" w:after="160"/>
        <w:rPr>
          <w:rFonts w:cs="Times New Roman"/>
        </w:rPr>
      </w:pPr>
      <w:r>
        <w:rPr>
          <w:rFonts w:cs="Times New Roman"/>
        </w:rPr>
        <w:t>Female NOD/SCID mice were inoculated subcutaneously in the right axilla with 2.5×10⁶ S2</w:t>
      </w:r>
      <w:r>
        <w:rPr>
          <w:rFonts w:eastAsiaTheme="minorEastAsia" w:cs="Times New Roman"/>
        </w:rPr>
        <w:t>-</w:t>
      </w:r>
      <w:r>
        <w:rPr>
          <w:rFonts w:cs="Times New Roman"/>
        </w:rPr>
        <w:t>VP10 cells. When tumors became palpable (Day 5), mice received adoptive transfer of 2 × 10⁷ splenocytes (isolated from HLA-A*24:02 transgenic mice) via tail-vein injection on Days 5, 8, and 11. Two independent cohorts were used to monitor tumor growth and survival. At endpoint, tumors were excised, fixed in 4% paraformaldehyde, and embedded in paraffin.</w:t>
      </w:r>
    </w:p>
    <w:p w14:paraId="6225BD90" w14:textId="45EA222C"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 xml:space="preserve">Flow </w:t>
      </w:r>
      <w:r>
        <w:rPr>
          <w:rFonts w:ascii="Times New Roman" w:hAnsi="Times New Roman" w:cs="Times New Roman"/>
          <w:color w:val="000000" w:themeColor="text1"/>
          <w:sz w:val="26"/>
          <w:szCs w:val="26"/>
        </w:rPr>
        <w:t>cytometry</w:t>
      </w:r>
      <w:r>
        <w:rPr>
          <w:rFonts w:ascii="Times New Roman" w:hAnsi="Times New Roman" w:cs="Times New Roman"/>
          <w:color w:val="000000" w:themeColor="text1"/>
          <w:sz w:val="26"/>
        </w:rPr>
        <w:t xml:space="preserve"> and </w:t>
      </w:r>
      <w:r>
        <w:rPr>
          <w:rFonts w:ascii="Times New Roman" w:hAnsi="Times New Roman" w:cs="Times New Roman"/>
          <w:color w:val="000000" w:themeColor="text1"/>
          <w:sz w:val="26"/>
          <w:szCs w:val="26"/>
        </w:rPr>
        <w:t>histology</w:t>
      </w:r>
    </w:p>
    <w:p w14:paraId="6225BD91" w14:textId="2A4F1D89" w:rsidR="00E60283" w:rsidRPr="00913562" w:rsidRDefault="009A50DA" w:rsidP="00913562">
      <w:pPr>
        <w:pStyle w:val="FirstParagraph"/>
        <w:spacing w:before="0" w:after="160"/>
        <w:rPr>
          <w:rFonts w:cs="Times New Roman"/>
          <w:b/>
        </w:rPr>
      </w:pPr>
      <w:r>
        <w:rPr>
          <w:rFonts w:cs="Times New Roman"/>
        </w:rPr>
        <w:t>Mouse splenocytes were isolated and prepared into single</w:t>
      </w:r>
      <w:r>
        <w:rPr>
          <w:rFonts w:cs="Times New Roman"/>
        </w:rPr>
        <w:noBreakHyphen/>
        <w:t xml:space="preserve">cell suspensions, followed by red blood cell lysis using ACK buffer (Gibco, A1049201). Cells were counted and viability was assessed prior to staining. For surface staining, 1×10⁶ cells were incubated with Zombie NIR Fixable </w:t>
      </w:r>
      <w:r>
        <w:rPr>
          <w:rFonts w:cs="Times New Roman"/>
        </w:rPr>
        <w:lastRenderedPageBreak/>
        <w:t>Viability Dye (</w:t>
      </w:r>
      <w:proofErr w:type="spellStart"/>
      <w:r>
        <w:rPr>
          <w:rFonts w:cs="Times New Roman"/>
        </w:rPr>
        <w:t>BioLegend</w:t>
      </w:r>
      <w:proofErr w:type="spellEnd"/>
      <w:r>
        <w:rPr>
          <w:rFonts w:cs="Times New Roman"/>
        </w:rPr>
        <w:t xml:space="preserve">, 423106) for viability assessment. After washing, cells were blocked with </w:t>
      </w:r>
      <w:proofErr w:type="spellStart"/>
      <w:r>
        <w:rPr>
          <w:rFonts w:cs="Times New Roman"/>
        </w:rPr>
        <w:t>TruStain</w:t>
      </w:r>
      <w:proofErr w:type="spellEnd"/>
      <w:r>
        <w:rPr>
          <w:rFonts w:cs="Times New Roman"/>
        </w:rPr>
        <w:t xml:space="preserve"> </w:t>
      </w:r>
      <w:proofErr w:type="spellStart"/>
      <w:r>
        <w:rPr>
          <w:rFonts w:cs="Times New Roman"/>
        </w:rPr>
        <w:t>FcX</w:t>
      </w:r>
      <w:proofErr w:type="spellEnd"/>
      <w:r>
        <w:rPr>
          <w:rFonts w:cs="Times New Roman"/>
        </w:rPr>
        <w:t xml:space="preserve"> (</w:t>
      </w:r>
      <w:proofErr w:type="spellStart"/>
      <w:r>
        <w:rPr>
          <w:rFonts w:cs="Times New Roman"/>
        </w:rPr>
        <w:t>BioLegend</w:t>
      </w:r>
      <w:proofErr w:type="spellEnd"/>
      <w:r>
        <w:rPr>
          <w:rFonts w:cs="Times New Roman"/>
        </w:rPr>
        <w:t>, 101320). Cells were then stained with fluorochrome</w:t>
      </w:r>
      <w:r>
        <w:rPr>
          <w:rFonts w:cs="Times New Roman"/>
        </w:rPr>
        <w:noBreakHyphen/>
        <w:t>conjugated antibodies against CD45 (</w:t>
      </w:r>
      <w:proofErr w:type="spellStart"/>
      <w:r>
        <w:rPr>
          <w:rFonts w:cs="Times New Roman"/>
        </w:rPr>
        <w:t>BioLegend</w:t>
      </w:r>
      <w:proofErr w:type="spellEnd"/>
      <w:r>
        <w:rPr>
          <w:rFonts w:cs="Times New Roman"/>
        </w:rPr>
        <w:t>, 103134), CD3 (</w:t>
      </w:r>
      <w:proofErr w:type="spellStart"/>
      <w:r>
        <w:rPr>
          <w:rFonts w:cs="Times New Roman"/>
        </w:rPr>
        <w:t>BioLegend</w:t>
      </w:r>
      <w:proofErr w:type="spellEnd"/>
      <w:r>
        <w:rPr>
          <w:rFonts w:cs="Times New Roman"/>
        </w:rPr>
        <w:t>, 100306), CD4 (</w:t>
      </w:r>
      <w:proofErr w:type="spellStart"/>
      <w:r>
        <w:rPr>
          <w:rFonts w:cs="Times New Roman"/>
        </w:rPr>
        <w:t>BioLegend</w:t>
      </w:r>
      <w:proofErr w:type="spellEnd"/>
      <w:r>
        <w:rPr>
          <w:rFonts w:cs="Times New Roman"/>
        </w:rPr>
        <w:t>, 100408), CD8α (</w:t>
      </w:r>
      <w:proofErr w:type="spellStart"/>
      <w:r>
        <w:rPr>
          <w:rFonts w:cs="Times New Roman"/>
        </w:rPr>
        <w:t>BioLegend</w:t>
      </w:r>
      <w:proofErr w:type="spellEnd"/>
      <w:r>
        <w:rPr>
          <w:rFonts w:cs="Times New Roman"/>
        </w:rPr>
        <w:t>, 100714), CD44 (</w:t>
      </w:r>
      <w:proofErr w:type="spellStart"/>
      <w:r>
        <w:rPr>
          <w:rFonts w:cs="Times New Roman"/>
        </w:rPr>
        <w:t>BioLegend</w:t>
      </w:r>
      <w:proofErr w:type="spellEnd"/>
      <w:r>
        <w:rPr>
          <w:rFonts w:cs="Times New Roman"/>
        </w:rPr>
        <w:t>, 103044), CD62L (</w:t>
      </w:r>
      <w:proofErr w:type="spellStart"/>
      <w:r>
        <w:rPr>
          <w:rFonts w:cs="Times New Roman"/>
        </w:rPr>
        <w:t>BioLegend</w:t>
      </w:r>
      <w:proofErr w:type="spellEnd"/>
      <w:r>
        <w:rPr>
          <w:rFonts w:cs="Times New Roman"/>
        </w:rPr>
        <w:t>, 104418), CD69 (</w:t>
      </w:r>
      <w:proofErr w:type="spellStart"/>
      <w:r>
        <w:rPr>
          <w:rFonts w:cs="Times New Roman"/>
        </w:rPr>
        <w:t>BioLegend</w:t>
      </w:r>
      <w:proofErr w:type="spellEnd"/>
      <w:r>
        <w:rPr>
          <w:rFonts w:cs="Times New Roman"/>
        </w:rPr>
        <w:t>, 104530), CD86 (</w:t>
      </w:r>
      <w:proofErr w:type="spellStart"/>
      <w:r>
        <w:rPr>
          <w:rFonts w:cs="Times New Roman"/>
        </w:rPr>
        <w:t>BioLegend</w:t>
      </w:r>
      <w:proofErr w:type="spellEnd"/>
      <w:r>
        <w:rPr>
          <w:rFonts w:cs="Times New Roman"/>
        </w:rPr>
        <w:t>, 105006), and CD83 (</w:t>
      </w:r>
      <w:proofErr w:type="spellStart"/>
      <w:r>
        <w:rPr>
          <w:rFonts w:cs="Times New Roman"/>
        </w:rPr>
        <w:t>BioLegend</w:t>
      </w:r>
      <w:proofErr w:type="spellEnd"/>
      <w:r>
        <w:rPr>
          <w:rFonts w:cs="Times New Roman"/>
        </w:rPr>
        <w:t>, 121508) for 30 min at 4°C in the dark. After washing, cells were fixed with 1% paraformaldehyde (Electron Microscopy Sciences, 15710).</w:t>
      </w:r>
    </w:p>
    <w:p w14:paraId="6225BD92" w14:textId="5309AD26" w:rsidR="00E60283" w:rsidRPr="00913562" w:rsidRDefault="009A50DA" w:rsidP="00913562">
      <w:pPr>
        <w:pStyle w:val="FirstParagraph"/>
        <w:spacing w:before="0" w:after="160"/>
        <w:rPr>
          <w:rFonts w:cs="Times New Roman"/>
        </w:rPr>
      </w:pPr>
      <w:r>
        <w:rPr>
          <w:rFonts w:cs="Times New Roman"/>
        </w:rPr>
        <w:t xml:space="preserve">Data were acquired on a BD </w:t>
      </w:r>
      <w:proofErr w:type="spellStart"/>
      <w:r>
        <w:rPr>
          <w:rFonts w:cs="Times New Roman"/>
        </w:rPr>
        <w:t>LSRFortessa</w:t>
      </w:r>
      <w:proofErr w:type="spellEnd"/>
      <w:r>
        <w:rPr>
          <w:rFonts w:cs="Times New Roman"/>
        </w:rPr>
        <w:t xml:space="preserve"> X-20 and analyzed using </w:t>
      </w:r>
      <w:proofErr w:type="spellStart"/>
      <w:r>
        <w:rPr>
          <w:rFonts w:cs="Times New Roman"/>
        </w:rPr>
        <w:t>FlowJo</w:t>
      </w:r>
      <w:proofErr w:type="spellEnd"/>
      <w:r>
        <w:rPr>
          <w:rFonts w:cs="Times New Roman"/>
        </w:rPr>
        <w:t xml:space="preserve"> v10.8. Sequential gating included singlets, live cells, CD45</w:t>
      </w:r>
      <w:r w:rsidRPr="00913562">
        <w:rPr>
          <w:rFonts w:eastAsiaTheme="minorEastAsia" w:cs="Times New Roman"/>
        </w:rPr>
        <w:t>+</w:t>
      </w:r>
      <w:r>
        <w:rPr>
          <w:rFonts w:cs="Times New Roman"/>
        </w:rPr>
        <w:t xml:space="preserve"> immune cells, CD3</w:t>
      </w:r>
      <w:r>
        <w:rPr>
          <w:rFonts w:eastAsiaTheme="minorEastAsia" w:cs="Times New Roman"/>
        </w:rPr>
        <w:t>+</w:t>
      </w:r>
      <w:r>
        <w:rPr>
          <w:rFonts w:cs="Times New Roman"/>
        </w:rPr>
        <w:t xml:space="preserve"> T cells, and CD4</w:t>
      </w:r>
      <w:r>
        <w:rPr>
          <w:rFonts w:eastAsiaTheme="minorEastAsia" w:cs="Times New Roman"/>
        </w:rPr>
        <w:t>+</w:t>
      </w:r>
      <w:r>
        <w:rPr>
          <w:rFonts w:cs="Times New Roman"/>
        </w:rPr>
        <w:t xml:space="preserve"> or CD8</w:t>
      </w:r>
      <w:r>
        <w:rPr>
          <w:rFonts w:eastAsiaTheme="minorEastAsia" w:cs="Times New Roman"/>
        </w:rPr>
        <w:t>+</w:t>
      </w:r>
      <w:r>
        <w:rPr>
          <w:rFonts w:cs="Times New Roman"/>
        </w:rPr>
        <w:t xml:space="preserve"> subsets. T cell memory phenotypes were defined as naïve (CD44</w:t>
      </w:r>
      <w:r>
        <w:rPr>
          <w:rFonts w:cs="Times New Roman"/>
          <w:b/>
          <w:bCs/>
        </w:rPr>
        <w:t>-</w:t>
      </w:r>
      <w:r>
        <w:rPr>
          <w:rFonts w:cs="Times New Roman"/>
        </w:rPr>
        <w:t>CD62L+), central memory (CD44+CD62L+), effector memory (CD44+CD62L</w:t>
      </w:r>
      <w:r w:rsidRPr="00913562">
        <w:rPr>
          <w:rFonts w:cs="Times New Roman"/>
          <w:b/>
          <w:bCs/>
        </w:rPr>
        <w:t>-</w:t>
      </w:r>
      <w:r>
        <w:rPr>
          <w:rFonts w:cs="Times New Roman"/>
        </w:rPr>
        <w:t>), and double</w:t>
      </w:r>
      <w:r>
        <w:rPr>
          <w:rFonts w:cs="Times New Roman"/>
        </w:rPr>
        <w:noBreakHyphen/>
        <w:t>negative (CD44</w:t>
      </w:r>
      <w:r w:rsidRPr="00913562">
        <w:rPr>
          <w:rFonts w:cs="Times New Roman"/>
          <w:b/>
          <w:bCs/>
        </w:rPr>
        <w:t>-</w:t>
      </w:r>
      <w:r>
        <w:rPr>
          <w:rFonts w:cs="Times New Roman"/>
        </w:rPr>
        <w:t>CD62L</w:t>
      </w:r>
      <w:r w:rsidRPr="00913562">
        <w:rPr>
          <w:rFonts w:cs="Times New Roman"/>
          <w:b/>
          <w:bCs/>
        </w:rPr>
        <w:t>-</w:t>
      </w:r>
      <w:r>
        <w:rPr>
          <w:rFonts w:cs="Times New Roman"/>
        </w:rPr>
        <w:t>). Activation marker expression was analyzed accordingly.</w:t>
      </w:r>
    </w:p>
    <w:p w14:paraId="6225BD93" w14:textId="35446B03"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 xml:space="preserve">Histology </w:t>
      </w:r>
      <w:r>
        <w:rPr>
          <w:rFonts w:ascii="Times New Roman" w:hAnsi="Times New Roman" w:cs="Times New Roman"/>
          <w:color w:val="000000" w:themeColor="text1"/>
          <w:sz w:val="26"/>
        </w:rPr>
        <w:t xml:space="preserve">and </w:t>
      </w:r>
      <w:r>
        <w:rPr>
          <w:rFonts w:ascii="Times New Roman" w:hAnsi="Times New Roman" w:cs="Times New Roman"/>
          <w:color w:val="000000" w:themeColor="text1"/>
          <w:sz w:val="26"/>
          <w:szCs w:val="26"/>
        </w:rPr>
        <w:t>immunohistochemistry</w:t>
      </w:r>
    </w:p>
    <w:p w14:paraId="3D480863" w14:textId="14518C22" w:rsidR="00D540B2" w:rsidRPr="00913562" w:rsidRDefault="009A50DA" w:rsidP="00D540B2">
      <w:pPr>
        <w:pStyle w:val="FirstParagraph"/>
        <w:spacing w:after="160"/>
        <w:rPr>
          <w:rFonts w:eastAsiaTheme="minorEastAsia" w:cs="Times New Roman"/>
        </w:rPr>
      </w:pPr>
      <w:r>
        <w:rPr>
          <w:rFonts w:cs="Times New Roman"/>
        </w:rPr>
        <w:t xml:space="preserve">Tumor tissues and major organs (lung, liver, kidney, and heart) were harvested, fixed in 10% neutral buffered formalin, embedded in paraffin, and sectioned at 5 </w:t>
      </w:r>
      <w:proofErr w:type="spellStart"/>
      <w:r>
        <w:rPr>
          <w:rFonts w:cs="Times New Roman"/>
        </w:rPr>
        <w:t>μm</w:t>
      </w:r>
      <w:proofErr w:type="spellEnd"/>
      <w:r>
        <w:rPr>
          <w:rFonts w:cs="Times New Roman"/>
        </w:rPr>
        <w:t xml:space="preserve"> thickness. Hematoxylin and eosin (H&amp;E) staining was performed using standard protocols.</w:t>
      </w:r>
    </w:p>
    <w:p w14:paraId="6225BD94" w14:textId="3EB084CE" w:rsidR="00E60283" w:rsidRPr="00913562" w:rsidRDefault="00D540B2" w:rsidP="00913562">
      <w:pPr>
        <w:pStyle w:val="FirstParagraph"/>
        <w:spacing w:before="0" w:after="160"/>
        <w:rPr>
          <w:rFonts w:cs="Times New Roman"/>
        </w:rPr>
      </w:pPr>
      <w:r>
        <w:rPr>
          <w:rFonts w:cs="Times New Roman"/>
        </w:rPr>
        <w:t>For immunohistochemistry (IHC), sections were deparaffinized, rehydrated, and subjected to heat-induced antigen retrieval in citrate buffer (pH 6.0). Endogenous peroxidase activity was blocked with 3% hydrogen peroxide, followed by blocking with normal goat serum. Sections were then incubated overnight at 4°C with anti‑CD8α antibody (Abcam, ab217344, 1:1000). After washing, sections were incubated with HRP‑conjugated goat anti‑rabbit IgG (Abcam, ab205718) for 1 h at room temperature, and signals were developed using DAB substrate. Slides were counterstained with hematoxylin, scanned using a digital slide scanner, and CD8</w:t>
      </w:r>
      <w:r>
        <w:rPr>
          <w:rFonts w:eastAsiaTheme="minorEastAsia" w:cs="Times New Roman"/>
        </w:rPr>
        <w:t>+</w:t>
      </w:r>
      <w:r>
        <w:rPr>
          <w:rFonts w:cs="Times New Roman"/>
        </w:rPr>
        <w:t xml:space="preserve"> cells were quantified using ImageJ in randomly selected high‑power fields (HPF; ×400).</w:t>
      </w:r>
    </w:p>
    <w:p w14:paraId="6225BD95" w14:textId="14E3B97E" w:rsidR="00E60283" w:rsidRPr="00913562" w:rsidRDefault="009A50DA" w:rsidP="00913562">
      <w:pPr>
        <w:pStyle w:val="2"/>
        <w:spacing w:before="40" w:after="0"/>
        <w:rPr>
          <w:rFonts w:ascii="Times New Roman" w:hAnsi="Times New Roman" w:cs="Times New Roman"/>
          <w:color w:val="000000" w:themeColor="text1"/>
          <w:sz w:val="26"/>
          <w:szCs w:val="26"/>
        </w:rPr>
      </w:pPr>
      <w:bookmarkStart w:id="75" w:name="statistical-analysis"/>
      <w:bookmarkEnd w:id="73"/>
      <w:r w:rsidRPr="00913562">
        <w:rPr>
          <w:rFonts w:ascii="Times New Roman" w:hAnsi="Times New Roman" w:cs="Times New Roman"/>
          <w:color w:val="000000" w:themeColor="text1"/>
          <w:sz w:val="26"/>
          <w:szCs w:val="26"/>
        </w:rPr>
        <w:t xml:space="preserve">Statistical </w:t>
      </w:r>
      <w:r>
        <w:rPr>
          <w:rFonts w:ascii="Times New Roman" w:hAnsi="Times New Roman" w:cs="Times New Roman"/>
          <w:color w:val="000000" w:themeColor="text1"/>
          <w:sz w:val="26"/>
          <w:szCs w:val="26"/>
        </w:rPr>
        <w:t>analysis</w:t>
      </w:r>
    </w:p>
    <w:p w14:paraId="6225BD96" w14:textId="0DD68E2B" w:rsidR="00E60283" w:rsidRPr="008771DF" w:rsidRDefault="009A50DA" w:rsidP="00913562">
      <w:pPr>
        <w:pStyle w:val="FirstParagraph"/>
        <w:spacing w:before="0" w:after="160"/>
        <w:rPr>
          <w:rFonts w:cs="Times New Roman"/>
        </w:rPr>
      </w:pPr>
      <w:r>
        <w:rPr>
          <w:rFonts w:cs="Times New Roman"/>
        </w:rPr>
        <w:t xml:space="preserve">Statistical analyses used R (v4.2.0) and GraphPad Prism (v9.3.1). Comparisons used two-tailed Student’s t-test, Mann-Whitney U, one-way ANOVA with Tukey’s HSD, or Kruskal-Wallis test as appropriate. Kaplan-Meier survival curves were compared by log-rank test. FDR control used the </w:t>
      </w:r>
      <w:proofErr w:type="spellStart"/>
      <w:r>
        <w:rPr>
          <w:rFonts w:cs="Times New Roman"/>
        </w:rPr>
        <w:t>Benjamini</w:t>
      </w:r>
      <w:proofErr w:type="spellEnd"/>
      <w:r>
        <w:rPr>
          <w:rFonts w:cs="Times New Roman"/>
        </w:rPr>
        <w:t>-Hochberg procedure. MHC-I enrichment was assessed by two-sided Fisher's exact test, with odds ratios and 95% confidence intervals computed from 2 × 2 contingency tables comparing observed immunopeptidome composition against LRDB expectation.</w:t>
      </w:r>
      <w:r>
        <w:rPr>
          <w:rFonts w:eastAsiaTheme="minorEastAsia" w:cs="Times New Roman" w:hint="eastAsia"/>
        </w:rPr>
        <w:t xml:space="preserve"> </w:t>
      </w:r>
      <w:r>
        <w:rPr>
          <w:rFonts w:cs="Times New Roman"/>
        </w:rPr>
        <w:t>Significance levels: ns (</w:t>
      </w:r>
      <w:r w:rsidRPr="00913562">
        <w:rPr>
          <w:rFonts w:cs="Times New Roman"/>
          <w:i/>
          <w:iCs/>
        </w:rPr>
        <w:t>P</w:t>
      </w:r>
      <w:r>
        <w:rPr>
          <w:rFonts w:cs="Times New Roman"/>
        </w:rPr>
        <w:t xml:space="preserve"> </w:t>
      </w:r>
      <w:r>
        <w:rPr>
          <w:rFonts w:cs="Times New Roman" w:hint="eastAsia"/>
        </w:rPr>
        <w:t>≥</w:t>
      </w:r>
      <w:r>
        <w:rPr>
          <w:rFonts w:cs="Times New Roman"/>
        </w:rPr>
        <w:t xml:space="preserve"> </w:t>
      </w:r>
      <w:r>
        <w:rPr>
          <w:rFonts w:cs="Times New Roman"/>
        </w:rPr>
        <w:lastRenderedPageBreak/>
        <w:t>0.05), *</w:t>
      </w:r>
      <w:r w:rsidRPr="00913562">
        <w:rPr>
          <w:rFonts w:cs="Times New Roman"/>
          <w:i/>
          <w:iCs/>
        </w:rPr>
        <w:t>P</w:t>
      </w:r>
      <w:r w:rsidRPr="00913562">
        <w:rPr>
          <w:rFonts w:cs="Times New Roman"/>
          <w:i/>
        </w:rPr>
        <w:t xml:space="preserve"> </w:t>
      </w:r>
      <w:r>
        <w:rPr>
          <w:rFonts w:cs="Times New Roman"/>
        </w:rPr>
        <w:t>&lt; 0.05, **</w:t>
      </w:r>
      <w:r w:rsidRPr="00913562">
        <w:rPr>
          <w:rFonts w:cs="Times New Roman"/>
          <w:i/>
          <w:iCs/>
        </w:rPr>
        <w:t>P</w:t>
      </w:r>
      <w:r w:rsidRPr="00913562">
        <w:rPr>
          <w:rFonts w:cs="Times New Roman"/>
          <w:i/>
        </w:rPr>
        <w:t xml:space="preserve"> </w:t>
      </w:r>
      <w:r>
        <w:rPr>
          <w:rFonts w:cs="Times New Roman"/>
        </w:rPr>
        <w:t>&lt; 0.01, ***</w:t>
      </w:r>
      <w:r w:rsidRPr="00913562">
        <w:rPr>
          <w:rFonts w:cs="Times New Roman"/>
          <w:i/>
          <w:iCs/>
        </w:rPr>
        <w:t>P</w:t>
      </w:r>
      <w:r>
        <w:rPr>
          <w:rFonts w:cs="Times New Roman"/>
        </w:rPr>
        <w:t xml:space="preserve"> &lt; 0.001, ****</w:t>
      </w:r>
      <w:r w:rsidRPr="00913562">
        <w:rPr>
          <w:rFonts w:cs="Times New Roman"/>
          <w:i/>
          <w:iCs/>
        </w:rPr>
        <w:t>P</w:t>
      </w:r>
      <w:r>
        <w:rPr>
          <w:rFonts w:cs="Times New Roman"/>
        </w:rPr>
        <w:t xml:space="preserve"> &lt; 0.0001. Sample sizes for</w:t>
      </w:r>
      <w:r w:rsidRPr="00913562">
        <w:rPr>
          <w:rFonts w:cs="Times New Roman"/>
          <w:i/>
        </w:rPr>
        <w:t xml:space="preserve"> in vivo</w:t>
      </w:r>
      <w:r>
        <w:rPr>
          <w:rFonts w:cs="Times New Roman"/>
        </w:rPr>
        <w:t xml:space="preserve"> studies (</w:t>
      </w:r>
      <w:r w:rsidRPr="00913562">
        <w:rPr>
          <w:rFonts w:cs="Times New Roman"/>
          <w:i/>
        </w:rPr>
        <w:t>n</w:t>
      </w:r>
      <w:r>
        <w:rPr>
          <w:rFonts w:cs="Times New Roman"/>
        </w:rPr>
        <w:t xml:space="preserve"> = 5 for tumor growth, </w:t>
      </w:r>
      <w:r w:rsidRPr="00913562">
        <w:rPr>
          <w:rFonts w:cs="Times New Roman"/>
          <w:i/>
        </w:rPr>
        <w:t>n</w:t>
      </w:r>
      <w:r>
        <w:rPr>
          <w:rFonts w:cs="Times New Roman"/>
        </w:rPr>
        <w:t xml:space="preserve"> = 8 for survival) were determined by power analysis (α = 0.05, power = 0.80) assuming a 60% reduction in tumor volume and a hazard ratio of 0.35 based on preliminary data. Number-at-risk data for Kaplan-Meier curves are provided in the figure.</w:t>
      </w:r>
    </w:p>
    <w:p w14:paraId="6225BD97" w14:textId="77777777" w:rsidR="00E60283" w:rsidRPr="00913562" w:rsidRDefault="009A50DA" w:rsidP="00913562">
      <w:pPr>
        <w:pStyle w:val="2"/>
        <w:spacing w:before="40" w:after="0"/>
        <w:rPr>
          <w:rFonts w:ascii="Times New Roman" w:hAnsi="Times New Roman" w:cs="Times New Roman"/>
          <w:color w:val="000000" w:themeColor="text1"/>
        </w:rPr>
      </w:pPr>
      <w:bookmarkStart w:id="76" w:name="ethics-statement"/>
      <w:bookmarkEnd w:id="75"/>
      <w:r w:rsidRPr="00913562">
        <w:rPr>
          <w:rFonts w:ascii="Times New Roman" w:hAnsi="Times New Roman" w:cs="Times New Roman"/>
          <w:color w:val="000000" w:themeColor="text1"/>
        </w:rPr>
        <w:t>Ethics Statement</w:t>
      </w:r>
    </w:p>
    <w:p w14:paraId="6225BD98" w14:textId="77777777" w:rsidR="00E60283" w:rsidRPr="008771DF" w:rsidRDefault="009A50DA" w:rsidP="00913562">
      <w:pPr>
        <w:pStyle w:val="FirstParagraph"/>
        <w:spacing w:before="0" w:after="160"/>
        <w:rPr>
          <w:rFonts w:cs="Times New Roman"/>
        </w:rPr>
      </w:pPr>
      <w:r>
        <w:rPr>
          <w:rFonts w:cs="Times New Roman"/>
        </w:rPr>
        <w:t xml:space="preserve">Animal studies: All mouse studies were approved by the Experimental Animal Management and Welfare Ethics Committee of Beijing </w:t>
      </w:r>
      <w:proofErr w:type="spellStart"/>
      <w:r>
        <w:rPr>
          <w:rFonts w:cs="Times New Roman"/>
        </w:rPr>
        <w:t>Huayuan</w:t>
      </w:r>
      <w:proofErr w:type="spellEnd"/>
      <w:r>
        <w:rPr>
          <w:rFonts w:cs="Times New Roman"/>
        </w:rPr>
        <w:t xml:space="preserve"> Times Technology Co., Ltd. (Approval No. HYSD2025-08, approved on September 18, 2025; project: Research and Development of Cancer Therapeutic Vaccines Based on Non-canonical Epitopes; PI: Prof. Xin Wang), and were conducted in accordance with institutional animal welfare guidelines.</w:t>
      </w:r>
    </w:p>
    <w:p w14:paraId="6225BD99" w14:textId="6C1ED4BA" w:rsidR="00E60283" w:rsidRPr="008771DF" w:rsidRDefault="009A50DA" w:rsidP="00913562">
      <w:pPr>
        <w:pStyle w:val="FirstParagraph"/>
        <w:spacing w:before="0" w:after="160"/>
        <w:rPr>
          <w:rFonts w:cs="Times New Roman"/>
        </w:rPr>
      </w:pPr>
      <w:r>
        <w:rPr>
          <w:rFonts w:cs="Times New Roman"/>
        </w:rPr>
        <w:t xml:space="preserve">Human subjects — PBMC donors: PBMC donor sampling and ELISpot-related human-subject procedures were approved by the Institutional Review Board of Beijing </w:t>
      </w:r>
      <w:proofErr w:type="spellStart"/>
      <w:r>
        <w:rPr>
          <w:rFonts w:cs="Times New Roman"/>
        </w:rPr>
        <w:t>Yuhe</w:t>
      </w:r>
      <w:proofErr w:type="spellEnd"/>
      <w:r>
        <w:rPr>
          <w:rFonts w:cs="Times New Roman"/>
        </w:rPr>
        <w:t xml:space="preserve"> Integrated Traditional Chinese and Western Medicine Rehabilitation Hospital (Approval No. </w:t>
      </w:r>
      <w:r w:rsidRPr="00913562">
        <w:rPr>
          <w:rFonts w:eastAsia="SimSun" w:cs="Times New Roman" w:hint="eastAsia"/>
        </w:rPr>
        <w:t>［</w:t>
      </w:r>
      <w:r>
        <w:rPr>
          <w:rFonts w:cs="Times New Roman"/>
        </w:rPr>
        <w:t>2023</w:t>
      </w:r>
      <w:r w:rsidRPr="00913562">
        <w:rPr>
          <w:rFonts w:eastAsia="SimSun" w:cs="Times New Roman" w:hint="eastAsia"/>
        </w:rPr>
        <w:t>］</w:t>
      </w:r>
      <w:r w:rsidRPr="00913562">
        <w:rPr>
          <w:rFonts w:cs="Times New Roman"/>
        </w:rPr>
        <w:t>Ethics Review No. 016</w:t>
      </w:r>
      <w:r>
        <w:rPr>
          <w:rFonts w:cs="Times New Roman"/>
        </w:rPr>
        <w:t xml:space="preserve">; protocol LP202210 v2.0, approved on September 25, 2023; PI: </w:t>
      </w:r>
      <w:proofErr w:type="spellStart"/>
      <w:r>
        <w:rPr>
          <w:rFonts w:cs="Times New Roman"/>
        </w:rPr>
        <w:t>Shuhai</w:t>
      </w:r>
      <w:proofErr w:type="spellEnd"/>
      <w:r>
        <w:rPr>
          <w:rFonts w:cs="Times New Roman"/>
        </w:rPr>
        <w:t xml:space="preserve"> Zhang). All PBMC donors signed written informed consent (form Y1902 v2.0) prior to participation.</w:t>
      </w:r>
    </w:p>
    <w:p w14:paraId="6225BD9A" w14:textId="77777777" w:rsidR="00E60283" w:rsidRPr="008771DF" w:rsidRDefault="009A50DA" w:rsidP="00913562">
      <w:pPr>
        <w:pStyle w:val="FirstParagraph"/>
        <w:spacing w:before="0" w:after="160"/>
        <w:rPr>
          <w:rFonts w:cs="Times New Roman"/>
        </w:rPr>
      </w:pPr>
      <w:r>
        <w:rPr>
          <w:rFonts w:cs="Times New Roman"/>
        </w:rPr>
        <w:t xml:space="preserve">Human subjects — clinical RNA-seq cohorts: The </w:t>
      </w:r>
      <w:proofErr w:type="spellStart"/>
      <w:r>
        <w:rPr>
          <w:rFonts w:cs="Times New Roman"/>
        </w:rPr>
        <w:t>Changhai</w:t>
      </w:r>
      <w:proofErr w:type="spellEnd"/>
      <w:r>
        <w:rPr>
          <w:rFonts w:cs="Times New Roman"/>
        </w:rPr>
        <w:t xml:space="preserve"> clinical RNA-seq cohort comprised retrospective de-identified data and was analyzed under institutional ethics oversight; the corresponding approval number is available upon request. The other five cohorts (Network, Purist, TEP2022, AMC, and CCLE) were obtained from public repositories (GEO and CCLE/</w:t>
      </w:r>
      <w:proofErr w:type="spellStart"/>
      <w:r>
        <w:rPr>
          <w:rFonts w:cs="Times New Roman"/>
        </w:rPr>
        <w:t>DepMap</w:t>
      </w:r>
      <w:proofErr w:type="spellEnd"/>
      <w:r>
        <w:rPr>
          <w:rFonts w:cs="Times New Roman"/>
        </w:rPr>
        <w:t>) and analyzed in accordance with their data-use policies.</w:t>
      </w:r>
    </w:p>
    <w:p w14:paraId="6225BD9B" w14:textId="77777777" w:rsidR="00E60283" w:rsidRPr="00913562" w:rsidRDefault="009A50DA" w:rsidP="00913562">
      <w:pPr>
        <w:pStyle w:val="2"/>
        <w:spacing w:before="40" w:after="0"/>
        <w:rPr>
          <w:rFonts w:ascii="Times New Roman" w:hAnsi="Times New Roman" w:cs="Times New Roman"/>
          <w:color w:val="000000" w:themeColor="text1"/>
        </w:rPr>
      </w:pPr>
      <w:bookmarkStart w:id="77" w:name="data-availability"/>
      <w:bookmarkEnd w:id="76"/>
      <w:r w:rsidRPr="00913562">
        <w:rPr>
          <w:rFonts w:ascii="Times New Roman" w:hAnsi="Times New Roman" w:cs="Times New Roman"/>
          <w:color w:val="000000" w:themeColor="text1"/>
        </w:rPr>
        <w:t>Data Availability</w:t>
      </w:r>
    </w:p>
    <w:p w14:paraId="6225BD9C" w14:textId="77777777" w:rsidR="00E60283" w:rsidRPr="008771DF" w:rsidRDefault="009A50DA" w:rsidP="00913562">
      <w:pPr>
        <w:pStyle w:val="FirstParagraph"/>
        <w:spacing w:before="0" w:after="160"/>
        <w:rPr>
          <w:rFonts w:cs="Times New Roman"/>
        </w:rPr>
      </w:pPr>
      <w:commentRangeStart w:id="78"/>
      <w:r>
        <w:rPr>
          <w:rFonts w:cs="Times New Roman"/>
        </w:rPr>
        <w:t xml:space="preserve">Raw PacBio Iso-Seq data and short-read RNA-seq data have been deposited in the NCBI Gene Expression Omnibus (GEO). Accession numbers will be provided upon acceptance. Mass spectrometry raw files and search results will be deposited in the </w:t>
      </w:r>
      <w:proofErr w:type="spellStart"/>
      <w:r>
        <w:rPr>
          <w:rFonts w:cs="Times New Roman"/>
        </w:rPr>
        <w:t>ProteomeXchange</w:t>
      </w:r>
      <w:proofErr w:type="spellEnd"/>
      <w:r>
        <w:rPr>
          <w:rFonts w:cs="Times New Roman"/>
        </w:rPr>
        <w:t xml:space="preserve"> Consortium via the PRIDE repository (PXD accession to be provided upon acceptance). The PDAC master transcriptome (GTF, FASTA) and the LRDB reference database (FASTA, search parameters) have been pre-deposited at </w:t>
      </w:r>
      <w:proofErr w:type="spellStart"/>
      <w:r>
        <w:rPr>
          <w:rFonts w:cs="Times New Roman"/>
        </w:rPr>
        <w:t>Zenodo</w:t>
      </w:r>
      <w:proofErr w:type="spellEnd"/>
      <w:r>
        <w:rPr>
          <w:rFonts w:cs="Times New Roman"/>
        </w:rPr>
        <w:t xml:space="preserve"> (; DOI to be activated upon acceptance) and are available immediately on request from the corresponding author.</w:t>
      </w:r>
      <w:hyperlink r:id="rId12">
        <w:proofErr w:type="gramStart"/>
        <w:r w:rsidRPr="00913562">
          <w:rPr>
            <w:rFonts w:cs="Times New Roman"/>
          </w:rPr>
          <w:t>doi:10.5281/zenodo.XXXXXXX</w:t>
        </w:r>
        <w:proofErr w:type="gramEnd"/>
      </w:hyperlink>
      <w:commentRangeEnd w:id="78"/>
      <w:r w:rsidRPr="008771DF">
        <w:rPr>
          <w:rStyle w:val="af8"/>
          <w:rFonts w:cs="Times New Roman"/>
          <w:sz w:val="22"/>
          <w:szCs w:val="24"/>
        </w:rPr>
        <w:commentReference w:id="78"/>
      </w:r>
    </w:p>
    <w:p w14:paraId="6225BD9D"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79" w:name="code-availability"/>
      <w:bookmarkEnd w:id="77"/>
      <w:r w:rsidRPr="00913562">
        <w:rPr>
          <w:rFonts w:ascii="Times New Roman" w:hAnsi="Times New Roman" w:cs="Times New Roman"/>
          <w:bCs/>
          <w:color w:val="000000" w:themeColor="text1"/>
          <w:sz w:val="32"/>
          <w:szCs w:val="32"/>
        </w:rPr>
        <w:lastRenderedPageBreak/>
        <w:t>Code Availability</w:t>
      </w:r>
    </w:p>
    <w:p w14:paraId="6225BD9E" w14:textId="77777777" w:rsidR="00E60283" w:rsidRPr="008771DF" w:rsidRDefault="009A50DA" w:rsidP="00913562">
      <w:pPr>
        <w:pStyle w:val="FirstParagraph"/>
        <w:spacing w:before="0" w:after="160"/>
        <w:rPr>
          <w:rFonts w:cs="Times New Roman"/>
        </w:rPr>
      </w:pPr>
      <w:r>
        <w:rPr>
          <w:rFonts w:cs="Times New Roman"/>
        </w:rPr>
        <w:t>Bioinformatics pipelines and analysis scripts are available at [GitHub URL to be provided upon acceptance]. All analyses were performed using publicly available software as described in Methods.</w:t>
      </w:r>
    </w:p>
    <w:p w14:paraId="6225BD9F"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80" w:name="author-contributions"/>
      <w:bookmarkEnd w:id="79"/>
      <w:r w:rsidRPr="00913562">
        <w:rPr>
          <w:rFonts w:ascii="Times New Roman" w:hAnsi="Times New Roman" w:cs="Times New Roman"/>
          <w:bCs/>
          <w:color w:val="000000" w:themeColor="text1"/>
          <w:sz w:val="32"/>
          <w:szCs w:val="32"/>
        </w:rPr>
        <w:t>Author Contributions</w:t>
      </w:r>
    </w:p>
    <w:p w14:paraId="6225BDA0" w14:textId="77777777" w:rsidR="00E60283" w:rsidRPr="008771DF" w:rsidRDefault="009A50DA" w:rsidP="00913562">
      <w:pPr>
        <w:pStyle w:val="FirstParagraph"/>
        <w:spacing w:before="0" w:after="160"/>
        <w:rPr>
          <w:rFonts w:cs="Times New Roman"/>
        </w:rPr>
      </w:pPr>
      <w:proofErr w:type="spellStart"/>
      <w:r>
        <w:rPr>
          <w:rFonts w:cs="Times New Roman"/>
        </w:rPr>
        <w:t>Xiangeng</w:t>
      </w:r>
      <w:proofErr w:type="spellEnd"/>
      <w:r>
        <w:rPr>
          <w:rFonts w:cs="Times New Roman"/>
        </w:rPr>
        <w:t xml:space="preserve"> Wang: Conceptualization, Bioinformatics analysis, Formal analysis, Writing – original draft. Hualiang Yao: Methodology, </w:t>
      </w:r>
      <w:proofErr w:type="spellStart"/>
      <w:r>
        <w:rPr>
          <w:rFonts w:cs="Times New Roman"/>
        </w:rPr>
        <w:t>Immunopeptidomics</w:t>
      </w:r>
      <w:proofErr w:type="spellEnd"/>
      <w:r>
        <w:rPr>
          <w:rFonts w:cs="Times New Roman"/>
        </w:rPr>
        <w:t xml:space="preserve"> experiments, In vivo vaccine studies, Writing – original draft. Ming Zhong: </w:t>
      </w:r>
      <w:proofErr w:type="spellStart"/>
      <w:r>
        <w:rPr>
          <w:rFonts w:cs="Times New Roman"/>
        </w:rPr>
        <w:t>Immunopeptidomics</w:t>
      </w:r>
      <w:proofErr w:type="spellEnd"/>
      <w:r>
        <w:rPr>
          <w:rFonts w:cs="Times New Roman"/>
        </w:rPr>
        <w:t xml:space="preserve"> experiments, Mass spectrometry. </w:t>
      </w:r>
      <w:proofErr w:type="spellStart"/>
      <w:r>
        <w:rPr>
          <w:rFonts w:cs="Times New Roman"/>
        </w:rPr>
        <w:t>Ziwei</w:t>
      </w:r>
      <w:proofErr w:type="spellEnd"/>
      <w:r>
        <w:rPr>
          <w:rFonts w:cs="Times New Roman"/>
        </w:rPr>
        <w:t xml:space="preserve"> Wang: Bioinformatics analysis, Data curation. Tao Jiang: mRNA synthesis and LNP formulation. Yi Shuai: In vivo animal studies. </w:t>
      </w:r>
      <w:proofErr w:type="spellStart"/>
      <w:r>
        <w:rPr>
          <w:rFonts w:cs="Times New Roman"/>
        </w:rPr>
        <w:t>Tianli</w:t>
      </w:r>
      <w:proofErr w:type="spellEnd"/>
      <w:r>
        <w:rPr>
          <w:rFonts w:cs="Times New Roman"/>
        </w:rPr>
        <w:t xml:space="preserve"> Luo: Flow cytometry and histology. Xin Wang: Conceptualization, Supervision, </w:t>
      </w:r>
      <w:proofErr w:type="gramStart"/>
      <w:r>
        <w:rPr>
          <w:rFonts w:cs="Times New Roman"/>
        </w:rPr>
        <w:t>Funding</w:t>
      </w:r>
      <w:proofErr w:type="gramEnd"/>
      <w:r>
        <w:rPr>
          <w:rFonts w:cs="Times New Roman"/>
        </w:rPr>
        <w:t xml:space="preserve"> acquisition, Writing – review &amp; editing.</w:t>
      </w:r>
    </w:p>
    <w:p w14:paraId="6225BDA1" w14:textId="31D88357" w:rsidR="00E60283" w:rsidRPr="00913562" w:rsidRDefault="009A50DA" w:rsidP="00AC74E8">
      <w:pPr>
        <w:pStyle w:val="1"/>
        <w:tabs>
          <w:tab w:val="center" w:pos="4320"/>
        </w:tabs>
        <w:spacing w:before="240" w:after="0"/>
        <w:rPr>
          <w:rFonts w:ascii="Times New Roman" w:hAnsi="Times New Roman" w:cs="Times New Roman"/>
          <w:bCs/>
          <w:color w:val="000000" w:themeColor="text1"/>
          <w:sz w:val="32"/>
          <w:szCs w:val="32"/>
        </w:rPr>
      </w:pPr>
      <w:bookmarkStart w:id="81" w:name="competing-interests"/>
      <w:bookmarkEnd w:id="80"/>
      <w:r w:rsidRPr="00913562">
        <w:rPr>
          <w:rFonts w:ascii="Times New Roman" w:hAnsi="Times New Roman" w:cs="Times New Roman"/>
          <w:bCs/>
          <w:color w:val="000000" w:themeColor="text1"/>
          <w:sz w:val="32"/>
          <w:szCs w:val="32"/>
        </w:rPr>
        <w:t>Competing Interests</w:t>
      </w:r>
      <w:r w:rsidR="00AC74E8">
        <w:rPr>
          <w:rFonts w:ascii="Times New Roman" w:hAnsi="Times New Roman" w:cs="Times New Roman"/>
          <w:bCs/>
          <w:color w:val="000000" w:themeColor="text1"/>
          <w:sz w:val="32"/>
          <w:szCs w:val="32"/>
        </w:rPr>
        <w:tab/>
      </w:r>
    </w:p>
    <w:p w14:paraId="6225BDA2" w14:textId="77777777" w:rsidR="00E60283" w:rsidRPr="008771DF" w:rsidRDefault="009A50DA" w:rsidP="00913562">
      <w:pPr>
        <w:pStyle w:val="FirstParagraph"/>
        <w:spacing w:before="0" w:after="160"/>
        <w:rPr>
          <w:rFonts w:cs="Times New Roman"/>
        </w:rPr>
      </w:pPr>
      <w:del w:id="20039" w:author="V17 revision" w:date="2026-08-24T17:23:58Z">
        <w:r>
          <w:rPr>
            <w:rFonts w:cs="Times New Roman"/>
          </w:rPr>
          <w:delText>The authors declare no competing interests.</w:delText>
        </w:r>
      </w:del>
      <w:ins w:id="20040" w:author="V17 revision" w:date="2026-08-24T17:23:58Z">
        <w:r>
          <w:rPr>
            <w:rFonts w:cs="Times New Roman"/>
          </w:rPr>
          <w:t>Xiangeng Wang is affiliated with AuroraEpitope Limited. A U.S. provisional patent application (No. 63/869,610) related to the technology described in this manuscript has been filed. The remaining authors declare no competing interests.</w:t>
        </w:r>
      </w:ins>
    </w:p>
    <w:p w14:paraId="30FB80BE" w14:textId="77777777" w:rsidR="00E60283" w:rsidRPr="00D66409" w:rsidRDefault="009A50DA" w:rsidP="00D66409">
      <w:pPr>
        <w:pStyle w:val="1"/>
        <w:tabs>
          <w:tab w:val="center" w:pos="4320"/>
        </w:tabs>
        <w:spacing w:before="240" w:after="0"/>
        <w:rPr>
          <w:rFonts w:ascii="Times New Roman" w:hAnsi="Times New Roman" w:cs="Times New Roman"/>
          <w:bCs/>
          <w:color w:val="auto"/>
          <w:sz w:val="32"/>
          <w:szCs w:val="32"/>
        </w:rPr>
      </w:pPr>
      <w:r w:rsidRPr="00D66409">
        <w:rPr>
          <w:rFonts w:ascii="Times New Roman" w:hAnsi="Times New Roman"/>
          <w:bCs/>
          <w:color w:val="auto"/>
          <w:sz w:val="32"/>
          <w:szCs w:val="32"/>
        </w:rPr>
        <w:t>References</w:t>
      </w:r>
    </w:p>
    <w:p w14:paraId="172503E7" w14:textId="25C5123A" w:rsidR="004A53E9" w:rsidRDefault="007837C6" w:rsidP="00AC74E8">
      <w:pPr>
        <w:pStyle w:val="a0"/>
        <w:tabs>
          <w:tab w:val="left" w:pos="440"/>
        </w:tabs>
        <w:spacing w:before="0" w:after="160"/>
        <w:rPr>
          <w:rFonts w:cs="Times New Roman"/>
          <w:bCs/>
          <w:noProof/>
          <w:color w:val="000000" w:themeColor="text1"/>
        </w:rPr>
      </w:pPr>
      <w:r w:rsidRPr="00097234">
        <w:rPr>
          <w:rFonts w:cs="Times New Roman"/>
          <w:bCs/>
          <w:color w:val="000000" w:themeColor="text1"/>
        </w:rPr>
        <w:fldChar w:fldCharType="begin" w:fldLock="1"/>
      </w:r>
      <w:r w:rsidR="004A53E9">
        <w:rPr>
          <w:rFonts w:cs="Times New Roman"/>
          <w:bCs/>
          <w:color w:val="000000" w:themeColor="text1"/>
        </w:rPr>
        <w:instrText>ADDIN paperpile_bibliography &lt;pp-bibliography&gt;&lt;first-reference-indices&gt;&lt;formatting&gt;1&lt;/formatting&gt;&lt;space-after&gt;1&lt;/space-after&gt;&lt;/first-reference-indices&gt;&lt;/pp-bibliography&gt; \* MERGEFORMAT</w:instrText>
      </w:r>
      <w:r w:rsidRPr="00097234">
        <w:rPr>
          <w:rFonts w:cs="Times New Roman"/>
          <w:bCs/>
          <w:color w:val="000000" w:themeColor="text1"/>
        </w:rPr>
        <w:fldChar w:fldCharType="separate"/>
      </w:r>
      <w:r w:rsidR="004A53E9">
        <w:rPr>
          <w:rFonts w:cs="Times New Roman"/>
          <w:bCs/>
          <w:noProof/>
          <w:color w:val="000000" w:themeColor="text1"/>
        </w:rPr>
        <w:t xml:space="preserve">1. </w:t>
      </w:r>
      <w:r w:rsidR="004A53E9">
        <w:rPr>
          <w:rFonts w:cs="Times New Roman"/>
          <w:bCs/>
          <w:noProof/>
          <w:color w:val="000000" w:themeColor="text1"/>
        </w:rPr>
        <w:tab/>
        <w:t>Siegel RL, Miller KD, Wagle NS, Jemal A. Cancer statistics, 2023. CA Cancer J Clin. 2023 Jan;73(1):17–48.</w:t>
      </w:r>
    </w:p>
    <w:p w14:paraId="038F748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 </w:t>
      </w:r>
      <w:r>
        <w:rPr>
          <w:rFonts w:cs="Times New Roman"/>
          <w:bCs/>
          <w:noProof/>
          <w:color w:val="000000" w:themeColor="text1"/>
        </w:rPr>
        <w:tab/>
        <w:t>Conroy T, Hammel P, Hebbar M, Ben Abdelghani M, Wei AC, Raoul J-L, et al. FOLFIRINOX or gemcitabine as adjuvant therapy for pancreatic cancer. N Engl J Med. 2018 Dec;379(25):2395–406.</w:t>
      </w:r>
    </w:p>
    <w:p w14:paraId="48C420D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 </w:t>
      </w:r>
      <w:r>
        <w:rPr>
          <w:rFonts w:cs="Times New Roman"/>
          <w:bCs/>
          <w:noProof/>
          <w:color w:val="000000" w:themeColor="text1"/>
        </w:rPr>
        <w:tab/>
        <w:t>Hu ZI, Shia J, Stadler ZK, Varghese AM, Capanu M, Salo-Mullen E, et al. Evaluating mismatch repair deficiency in pancreatic adenocarcinoma: Challenges and recommendations. Clin Cancer Res. 2018 Mar;24(6):1326</w:t>
      </w:r>
      <w:r>
        <w:rPr>
          <w:rFonts w:cs="Times New Roman" w:hint="eastAsia"/>
          <w:bCs/>
          <w:noProof/>
          <w:color w:val="000000" w:themeColor="text1"/>
        </w:rPr>
        <w:t>–</w:t>
      </w:r>
      <w:r>
        <w:rPr>
          <w:rFonts w:cs="Times New Roman"/>
          <w:bCs/>
          <w:noProof/>
          <w:color w:val="000000" w:themeColor="text1"/>
        </w:rPr>
        <w:t>36.</w:t>
      </w:r>
    </w:p>
    <w:p w14:paraId="642CCEFE"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 </w:t>
      </w:r>
      <w:r>
        <w:rPr>
          <w:rFonts w:cs="Times New Roman"/>
          <w:bCs/>
          <w:noProof/>
          <w:color w:val="000000" w:themeColor="text1"/>
        </w:rPr>
        <w:tab/>
        <w:t>Waddell N, Pajic M, Patch A-M, Chang DK, Kassahn KS, Bailey P, et al. Whole genomes redefine the mutational landscape of pancreatic cancer. Nature. 2015 Feb;518(7540):495–501.</w:t>
      </w:r>
    </w:p>
    <w:p w14:paraId="2A2814B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 </w:t>
      </w:r>
      <w:r>
        <w:rPr>
          <w:rFonts w:cs="Times New Roman"/>
          <w:bCs/>
          <w:noProof/>
          <w:color w:val="000000" w:themeColor="text1"/>
        </w:rPr>
        <w:tab/>
        <w:t>Yamamoto K, Venida A, Yano J, Biancur DE, Kakiuchi M, Gupta S, et al. Autophagy promotes immune evasion of pancreatic cancer by degrading MHC-I. Nature. 2020 May;581(7806):100–5.</w:t>
      </w:r>
    </w:p>
    <w:p w14:paraId="08DC16B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6. </w:t>
      </w:r>
      <w:r>
        <w:rPr>
          <w:rFonts w:cs="Times New Roman"/>
          <w:bCs/>
          <w:noProof/>
          <w:color w:val="000000" w:themeColor="text1"/>
        </w:rPr>
        <w:tab/>
        <w:t>Rojas LA, Sethna Z, Soares KC, Olcese C, Pang N, Patterson E, et al. Personalized RNA neoantigen vaccines stimulate T cells in pancreatic cancer. Nature. 2023 June;618(7963):144–50.</w:t>
      </w:r>
    </w:p>
    <w:p w14:paraId="4E9FAA2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 </w:t>
      </w:r>
      <w:r>
        <w:rPr>
          <w:rFonts w:cs="Times New Roman"/>
          <w:bCs/>
          <w:noProof/>
          <w:color w:val="000000" w:themeColor="text1"/>
        </w:rPr>
        <w:tab/>
        <w:t>Hilf N, Kuttruff-Coqui S, Frenzel K, Bukur V, Stevanović S, Gouttefangeas C, et al. Actively personalized vaccination trial for newly diagnosed glioblastoma. Nature. 2019 Jan;565(7738):240–5.</w:t>
      </w:r>
    </w:p>
    <w:p w14:paraId="69B1FBA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 </w:t>
      </w:r>
      <w:r>
        <w:rPr>
          <w:rFonts w:cs="Times New Roman"/>
          <w:bCs/>
          <w:noProof/>
          <w:color w:val="000000" w:themeColor="text1"/>
        </w:rPr>
        <w:tab/>
        <w:t>Kreiter S, Vormehr M, van de Roemer N, Diken M, Löwer M, Diekmann J, et al. Mutant MHC class II epitopes drive therapeutic immune responses to cancer. Nature. 2015 Apr;520(7549):692–6.</w:t>
      </w:r>
    </w:p>
    <w:p w14:paraId="05D40AF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 </w:t>
      </w:r>
      <w:r>
        <w:rPr>
          <w:rFonts w:cs="Times New Roman"/>
          <w:bCs/>
          <w:noProof/>
          <w:color w:val="000000" w:themeColor="text1"/>
        </w:rPr>
        <w:tab/>
        <w:t>Ott PA, Hu Z, Keskin DB, Shukla SA, Sun J, Bozym DJ, et al. An immunogenic personal neoantigen vaccine for patients with melanoma. Nature. 2017 July;547(7662):217–21.</w:t>
      </w:r>
    </w:p>
    <w:p w14:paraId="248B9DB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 </w:t>
      </w:r>
      <w:r>
        <w:rPr>
          <w:rFonts w:cs="Times New Roman"/>
          <w:bCs/>
          <w:noProof/>
          <w:color w:val="000000" w:themeColor="text1"/>
        </w:rPr>
        <w:tab/>
        <w:t>Sahin U, Oehm P, Derhovanessian E, Jabulowsky RA, Vormehr M, Gold M, et al. An RNA vaccine drives immunity in checkpoint-inhibitor-treated melanoma. Nature. 2020 Sept;585(7823):107–12.</w:t>
      </w:r>
    </w:p>
    <w:p w14:paraId="64CC598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 </w:t>
      </w:r>
      <w:r>
        <w:rPr>
          <w:rFonts w:cs="Times New Roman"/>
          <w:bCs/>
          <w:noProof/>
          <w:color w:val="000000" w:themeColor="text1"/>
        </w:rPr>
        <w:tab/>
        <w:t>Kahles A, Lehmann K-V, Toussaint NC, Hüser M, Stark SG, Sachsenberg T, et al. Comprehensive analysis of alternative splicing across tumors from 8,705 patients. Cancer Cell. 2018 Aug;34(2):211-224.e6.</w:t>
      </w:r>
    </w:p>
    <w:p w14:paraId="1E45943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 </w:t>
      </w:r>
      <w:r>
        <w:rPr>
          <w:rFonts w:cs="Times New Roman"/>
          <w:bCs/>
          <w:noProof/>
          <w:color w:val="000000" w:themeColor="text1"/>
        </w:rPr>
        <w:tab/>
        <w:t>Li G, Mahajan S, Ma S, Jeffery ED, Zhang X, Bhattacharjee A, et al. Splicing neoantigen discovery with SNAF reveals shared targets for cancer immunotherapy. Sci Transl Med. 2024 Jan 17;16(730):eade2886.</w:t>
      </w:r>
    </w:p>
    <w:p w14:paraId="39919FB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 </w:t>
      </w:r>
      <w:r>
        <w:rPr>
          <w:rFonts w:cs="Times New Roman"/>
          <w:bCs/>
          <w:noProof/>
          <w:color w:val="000000" w:themeColor="text1"/>
        </w:rPr>
        <w:tab/>
        <w:t>Peri A, Greenstein E, Alon M, Pai JA, Dingjan T, Reich-Zeliger S, et al. Combined presentation and immunogenicity analysis reveals a recurrent RAS.Q61K neoantigen in melanoma. J Clin Invest. 2021 Oct 15;131(20):e129466.</w:t>
      </w:r>
    </w:p>
    <w:p w14:paraId="1F3B473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14. </w:t>
      </w:r>
      <w:r>
        <w:rPr>
          <w:rFonts w:cs="Times New Roman"/>
          <w:bCs/>
          <w:noProof/>
          <w:color w:val="000000" w:themeColor="text1"/>
        </w:rPr>
        <w:tab/>
        <w:t>Kwok DW, Stevers NO, Etxeberria I, Nejo T, Colton Cove M, Chen LH, et al. Tumour-wide RNA splicing aberrations generate actionable public neoantigens. Nature. 2025 Mar;639(8054):463–73.</w:t>
      </w:r>
    </w:p>
    <w:p w14:paraId="62EE05E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15. </w:t>
      </w:r>
      <w:r>
        <w:rPr>
          <w:rFonts w:cs="Times New Roman"/>
          <w:bCs/>
          <w:noProof/>
          <w:color w:val="000000" w:themeColor="text1"/>
        </w:rPr>
        <w:tab/>
        <w:t>Prabhu AV, Azar-Koussa C, Siegfried Z, Karni R. Spliced to kill: RNA mis-splicing derived cancer neoantigens. Trends Cancer. 2025 July;11(7):611–3.</w:t>
      </w:r>
    </w:p>
    <w:p w14:paraId="242B070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16. </w:t>
      </w:r>
      <w:r>
        <w:rPr>
          <w:rFonts w:cs="Times New Roman"/>
          <w:bCs/>
          <w:noProof/>
          <w:color w:val="000000" w:themeColor="text1"/>
        </w:rPr>
        <w:tab/>
        <w:t>Ermini L, Driguez P. The Application of Long-Read Sequencing to Cancer. Cancers. 2024;16(7):1275.</w:t>
      </w:r>
    </w:p>
    <w:p w14:paraId="440806AA" w14:textId="45EA85BD"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17. </w:t>
      </w:r>
      <w:r>
        <w:rPr>
          <w:rFonts w:cs="Times New Roman"/>
          <w:bCs/>
          <w:noProof/>
          <w:color w:val="000000" w:themeColor="text1"/>
        </w:rPr>
        <w:tab/>
        <w:t xml:space="preserve">Wijeratne S, Gonzalez MEH, Roach K, Miller KE, Schieffer KM, Fitch JR, et al. Full-length isoform concatenation sequencing to resolve cancer transcriptome complexity. </w:t>
      </w:r>
      <w:r w:rsidR="00732624" w:rsidRPr="00097234">
        <w:rPr>
          <w:rFonts w:cs="Times New Roman"/>
          <w:bCs/>
          <w:noProof/>
          <w:color w:val="000000" w:themeColor="text1"/>
        </w:rPr>
        <w:t>BMC Genomics. 2024 Jan 29;25(1):122.</w:t>
      </w:r>
    </w:p>
    <w:p w14:paraId="73178679" w14:textId="759A11C3"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18. </w:t>
      </w:r>
      <w:r>
        <w:rPr>
          <w:rFonts w:cs="Times New Roman"/>
          <w:bCs/>
          <w:noProof/>
          <w:color w:val="000000" w:themeColor="text1"/>
        </w:rPr>
        <w:tab/>
        <w:t xml:space="preserve">Wu Y, Li A, Chen C, Fang Z, Chen L, Zheng X. Biological function and research progress of N6-methyladenosine binding protein heterogeneous nuclear ribonucleoprotein A2B1 in human cancers. </w:t>
      </w:r>
      <w:r w:rsidR="00962B87" w:rsidRPr="00097234">
        <w:rPr>
          <w:rFonts w:cs="Times New Roman"/>
          <w:bCs/>
          <w:noProof/>
          <w:color w:val="000000" w:themeColor="text1"/>
        </w:rPr>
        <w:t>Front Oncol. 2023 Jul 20;13:1229168.</w:t>
      </w:r>
    </w:p>
    <w:p w14:paraId="657E8AA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19. </w:t>
      </w:r>
      <w:r>
        <w:rPr>
          <w:rFonts w:cs="Times New Roman"/>
          <w:bCs/>
          <w:noProof/>
          <w:color w:val="000000" w:themeColor="text1"/>
        </w:rPr>
        <w:tab/>
        <w:t>Sharon D, Tilgner H, Grubert F, Snyder M. A single-molecule long-read survey of the human transcriptome. Nat Biotechnol. 2013 Nov;31(11):1009–14.</w:t>
      </w:r>
    </w:p>
    <w:p w14:paraId="2E724C7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20. </w:t>
      </w:r>
      <w:r>
        <w:rPr>
          <w:rFonts w:cs="Times New Roman"/>
          <w:bCs/>
          <w:noProof/>
          <w:color w:val="000000" w:themeColor="text1"/>
        </w:rPr>
        <w:tab/>
        <w:t>Prjibelski AD, Mikheenko A, Joglekar A, Smetanin A, Jarroux J, Lapidus AL, et al. Accurate isoform discovery with IsoQuant using long reads. Nat Biotechnol. 2023 July;41(7):915–8.</w:t>
      </w:r>
    </w:p>
    <w:p w14:paraId="6C4EEB9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21. </w:t>
      </w:r>
      <w:r>
        <w:rPr>
          <w:rFonts w:cs="Times New Roman"/>
          <w:bCs/>
          <w:noProof/>
          <w:color w:val="000000" w:themeColor="text1"/>
        </w:rPr>
        <w:tab/>
        <w:t>Byrne A, Le D, Sereti E, Menon H, Vaidya S, Patel N. Single-cell long-read targeted sequencing reveals transcriptomic variation in tumour cells. Nat Biotechnol. 2023;41(12):1798–809.</w:t>
      </w:r>
    </w:p>
    <w:p w14:paraId="604F1B1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22. </w:t>
      </w:r>
      <w:r>
        <w:rPr>
          <w:rFonts w:cs="Times New Roman"/>
          <w:bCs/>
          <w:noProof/>
          <w:color w:val="000000" w:themeColor="text1"/>
        </w:rPr>
        <w:tab/>
        <w:t>Huang KK, Huang J, Wu JKL, Lee M, Tay ST, Kumar V. Long-read transcriptome sequencing reveals abundant promoter diversity and alternative transcription in pancreatic adenocarcinoma. Nat Genet. 2021;53(9):1340–50.</w:t>
      </w:r>
    </w:p>
    <w:p w14:paraId="4F0FF93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23. </w:t>
      </w:r>
      <w:r>
        <w:rPr>
          <w:rFonts w:cs="Times New Roman"/>
          <w:bCs/>
          <w:noProof/>
          <w:color w:val="000000" w:themeColor="text1"/>
        </w:rPr>
        <w:tab/>
        <w:t>Veiga DFT, Nesta A, Zhao Y, Deslattes Mays A, Huynh R, Rossi R. A comprehensive long-read isoform analysis platform and informed correction strategy for short-read RNA-Seq data. Genome Biol. 2022;23(1):150.</w:t>
      </w:r>
    </w:p>
    <w:p w14:paraId="110E155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24. </w:t>
      </w:r>
      <w:r>
        <w:rPr>
          <w:rFonts w:cs="Times New Roman"/>
          <w:bCs/>
          <w:noProof/>
          <w:color w:val="000000" w:themeColor="text1"/>
        </w:rPr>
        <w:tab/>
        <w:t>Pardo-Palacios FJ, Wang D, Reese F, Diekhans M, Carbonell-Sala S, Williams B. Systematic assessment of long-read RNA-seq methods for transcript identification and quantification. Nat Methods. 2024;21(6):1086–95.</w:t>
      </w:r>
    </w:p>
    <w:p w14:paraId="4D37A04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25. </w:t>
      </w:r>
      <w:r>
        <w:rPr>
          <w:rFonts w:cs="Times New Roman"/>
          <w:bCs/>
          <w:noProof/>
          <w:color w:val="000000" w:themeColor="text1"/>
        </w:rPr>
        <w:tab/>
        <w:t>Byrne A, Felton C, Stephenson W. Beyond counting: how single-cell long-read sequencing turns transcriptome complexity into cancer insight. Nat Rev Cancer. 2025;25(3):181–96.</w:t>
      </w:r>
    </w:p>
    <w:p w14:paraId="67BE5274"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26. </w:t>
      </w:r>
      <w:r>
        <w:rPr>
          <w:rFonts w:cs="Times New Roman"/>
          <w:bCs/>
          <w:noProof/>
          <w:color w:val="000000" w:themeColor="text1"/>
        </w:rPr>
        <w:tab/>
        <w:t>Chen YK, Davidson NM, Wan YK, Yao F, Su Y, Gamaarachchi H. A systematic benchmark of Nanopore long-read RNA sequencing for transcript-level analysis in human cell lines. Nat Methods. 2023;20(8):1191–205.</w:t>
      </w:r>
    </w:p>
    <w:p w14:paraId="6C1EC5B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27. </w:t>
      </w:r>
      <w:r>
        <w:rPr>
          <w:rFonts w:cs="Times New Roman"/>
          <w:bCs/>
          <w:noProof/>
          <w:color w:val="000000" w:themeColor="text1"/>
        </w:rPr>
        <w:tab/>
        <w:t>Al’Khafaji AM, Smith JT, Garimella KV, Babadi M, Popic V, Sade-Feldman M. High-throughput RNA isoform sequencing using programmed cDNA concatenation. Nat Biotechnol. 2024;42(3):582–91.</w:t>
      </w:r>
    </w:p>
    <w:p w14:paraId="1D36000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28. </w:t>
      </w:r>
      <w:r>
        <w:rPr>
          <w:rFonts w:cs="Times New Roman"/>
          <w:bCs/>
          <w:noProof/>
          <w:color w:val="000000" w:themeColor="text1"/>
        </w:rPr>
        <w:tab/>
        <w:t>Li Y, Zhou L, Li H, Sun G, Xu S, Tang X, et al. Long-read sequencing reveals tumor-specific splicing isoforms as therapeutic targets in non-small-cell lung cancer. Am J Respir Cell Mol Biol. 2026 Feb 1;74(2):167–76.</w:t>
      </w:r>
    </w:p>
    <w:p w14:paraId="4EB27DE1"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29. </w:t>
      </w:r>
      <w:r>
        <w:rPr>
          <w:rFonts w:cs="Times New Roman"/>
          <w:bCs/>
          <w:noProof/>
          <w:color w:val="000000" w:themeColor="text1"/>
        </w:rPr>
        <w:tab/>
        <w:t>Sun T, Zhou L, Li X, Xiao R, Sun G, Zhang L, et al. The 5</w:t>
      </w:r>
      <w:r>
        <w:rPr>
          <w:rFonts w:cs="Times New Roman" w:hint="eastAsia"/>
          <w:bCs/>
          <w:noProof/>
          <w:color w:val="000000" w:themeColor="text1"/>
        </w:rPr>
        <w:t>‐</w:t>
      </w:r>
      <w:r>
        <w:rPr>
          <w:rFonts w:cs="Times New Roman"/>
          <w:bCs/>
          <w:noProof/>
          <w:color w:val="000000" w:themeColor="text1"/>
        </w:rPr>
        <w:t>Methylcytosine RNA Modification in Hepatitis B Virus</w:t>
      </w:r>
      <w:r>
        <w:rPr>
          <w:rFonts w:cs="Times New Roman" w:hint="eastAsia"/>
          <w:bCs/>
          <w:noProof/>
          <w:color w:val="000000" w:themeColor="text1"/>
        </w:rPr>
        <w:t>‐</w:t>
      </w:r>
      <w:r>
        <w:rPr>
          <w:rFonts w:cs="Times New Roman"/>
          <w:bCs/>
          <w:noProof/>
          <w:color w:val="000000" w:themeColor="text1"/>
        </w:rPr>
        <w:t>Negative Hepatocellular Carcinoma: Insights From Long</w:t>
      </w:r>
      <w:r>
        <w:rPr>
          <w:rFonts w:cs="Times New Roman" w:hint="eastAsia"/>
          <w:bCs/>
          <w:noProof/>
          <w:color w:val="000000" w:themeColor="text1"/>
        </w:rPr>
        <w:t>‐</w:t>
      </w:r>
      <w:r>
        <w:rPr>
          <w:rFonts w:cs="Times New Roman"/>
          <w:bCs/>
          <w:noProof/>
          <w:color w:val="000000" w:themeColor="text1"/>
        </w:rPr>
        <w:t>Read Nanopore Sequencing. Molecular Carcinogenesis. 2026;65(4):397–406.</w:t>
      </w:r>
    </w:p>
    <w:p w14:paraId="3BF4BEC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30. </w:t>
      </w:r>
      <w:r>
        <w:rPr>
          <w:rFonts w:cs="Times New Roman"/>
          <w:bCs/>
          <w:noProof/>
          <w:color w:val="000000" w:themeColor="text1"/>
        </w:rPr>
        <w:tab/>
        <w:t>Adamopoulos PG, Boti MA, Athanasopoulou K, Tsiakanikas P, Daneva GN, Scorilas A. Decoding the Transcriptional Complexity of the Human BRCA2 DNA Repair Gene Using Hybrid-seq. Biochem Genet. 2025;64(3):3343–66.</w:t>
      </w:r>
    </w:p>
    <w:p w14:paraId="3B6A5D59" w14:textId="306DF220"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31. </w:t>
      </w:r>
      <w:r>
        <w:rPr>
          <w:rFonts w:cs="Times New Roman"/>
          <w:bCs/>
          <w:noProof/>
          <w:color w:val="000000" w:themeColor="text1"/>
        </w:rPr>
        <w:tab/>
        <w:t xml:space="preserve">Huang Y, Zhu G, Yang H, Zhang Y, Tian H, Cao J, et al. Long-read sequencing and proteomics reveal blood transcriptome and protein expression profiles in multiple primary lung cancers. </w:t>
      </w:r>
      <w:r w:rsidR="00D903E2" w:rsidRPr="00097234">
        <w:rPr>
          <w:rFonts w:cs="Times New Roman"/>
          <w:bCs/>
          <w:noProof/>
          <w:color w:val="000000" w:themeColor="text1"/>
        </w:rPr>
        <w:t>BMC Cancer. 2026 Feb 27;26(1):444.</w:t>
      </w:r>
    </w:p>
    <w:p w14:paraId="20CEF8F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32. </w:t>
      </w:r>
      <w:r>
        <w:rPr>
          <w:rFonts w:cs="Times New Roman"/>
          <w:bCs/>
          <w:noProof/>
          <w:color w:val="000000" w:themeColor="text1"/>
        </w:rPr>
        <w:tab/>
        <w:t>Chen H, Gao F, He M, Ding XF, Wong AM, Sze SC, et al. Long</w:t>
      </w:r>
      <w:r>
        <w:rPr>
          <w:rFonts w:cs="Times New Roman" w:hint="eastAsia"/>
          <w:bCs/>
          <w:noProof/>
          <w:color w:val="000000" w:themeColor="text1"/>
        </w:rPr>
        <w:t>‐</w:t>
      </w:r>
      <w:r>
        <w:rPr>
          <w:rFonts w:cs="Times New Roman"/>
          <w:bCs/>
          <w:noProof/>
          <w:color w:val="000000" w:themeColor="text1"/>
        </w:rPr>
        <w:t>Read RNA Sequencing Identifies Alternative Splice Variants in Hepatocellular Carcinoma and Tumor</w:t>
      </w:r>
      <w:r>
        <w:rPr>
          <w:rFonts w:cs="Times New Roman" w:hint="eastAsia"/>
          <w:bCs/>
          <w:noProof/>
          <w:color w:val="000000" w:themeColor="text1"/>
        </w:rPr>
        <w:t>‐</w:t>
      </w:r>
      <w:r>
        <w:rPr>
          <w:rFonts w:cs="Times New Roman"/>
          <w:bCs/>
          <w:noProof/>
          <w:color w:val="000000" w:themeColor="text1"/>
        </w:rPr>
        <w:t>Specific Isoforms. Hepatology. 2019;70(3):1011–25.</w:t>
      </w:r>
    </w:p>
    <w:p w14:paraId="04DB711D" w14:textId="0DAFDE6F"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33. </w:t>
      </w:r>
      <w:r>
        <w:rPr>
          <w:rFonts w:cs="Times New Roman"/>
          <w:bCs/>
          <w:noProof/>
          <w:color w:val="000000" w:themeColor="text1"/>
        </w:rPr>
        <w:tab/>
        <w:t xml:space="preserve">Chen Z, Shi Q, Zhao Y, Xu M, Liu Y, Li X, et al. Long-read transcriptome landscapes of primary and metastatic liver cancers at transcript resolution. </w:t>
      </w:r>
      <w:r w:rsidR="005E1E74" w:rsidRPr="00097234">
        <w:rPr>
          <w:rFonts w:cs="Times New Roman"/>
          <w:bCs/>
          <w:noProof/>
          <w:color w:val="000000" w:themeColor="text1"/>
        </w:rPr>
        <w:t>Biomark Res. 2024 Jan 8;12(1):4.</w:t>
      </w:r>
    </w:p>
    <w:p w14:paraId="6259D93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34. </w:t>
      </w:r>
      <w:r>
        <w:rPr>
          <w:rFonts w:cs="Times New Roman"/>
          <w:bCs/>
          <w:noProof/>
          <w:color w:val="000000" w:themeColor="text1"/>
        </w:rPr>
        <w:tab/>
        <w:t>Li Z, Zhang B, Chan JJ, Tabatabaeian H, Tong QY, Chew XH, et al. An isoform-resolution transcriptomic atlas of colorectal cancer from long-read single-cell sequencing. Cell Genomics. 2024;4(9):100641.</w:t>
      </w:r>
    </w:p>
    <w:p w14:paraId="27508484" w14:textId="4F9E98E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35. </w:t>
      </w:r>
      <w:r>
        <w:rPr>
          <w:rFonts w:cs="Times New Roman"/>
          <w:bCs/>
          <w:noProof/>
          <w:color w:val="000000" w:themeColor="text1"/>
        </w:rPr>
        <w:tab/>
        <w:t xml:space="preserve">Sun Q, Han Y, He J, Wang J, Ma X, Ning Q, et al. Long-read sequencing reveals the landscape of aberrant alternative splicing and novel therapeutic target in colorectal cancer. </w:t>
      </w:r>
      <w:r w:rsidR="00D55E42" w:rsidRPr="00097234">
        <w:rPr>
          <w:rFonts w:cs="Times New Roman"/>
          <w:bCs/>
          <w:noProof/>
          <w:color w:val="000000" w:themeColor="text1"/>
        </w:rPr>
        <w:t>Genome Med. 2023 Sep 21;15(1):76.</w:t>
      </w:r>
    </w:p>
    <w:p w14:paraId="4B8CAB3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36. </w:t>
      </w:r>
      <w:r>
        <w:rPr>
          <w:rFonts w:cs="Times New Roman"/>
          <w:bCs/>
          <w:noProof/>
          <w:color w:val="000000" w:themeColor="text1"/>
        </w:rPr>
        <w:tab/>
        <w:t>Shi Q, Li X, Liu Y, Chen Z, He X. FLIBase: a comprehensive repository of full-length isoforms across human cancers and tissues. Nucleic Acids Research. 2023;52(D1):D124–33.</w:t>
      </w:r>
    </w:p>
    <w:p w14:paraId="02879360"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37. </w:t>
      </w:r>
      <w:r>
        <w:rPr>
          <w:rFonts w:cs="Times New Roman"/>
          <w:bCs/>
          <w:noProof/>
          <w:color w:val="000000" w:themeColor="text1"/>
        </w:rPr>
        <w:tab/>
        <w:t xml:space="preserve">Yao T, Zhang Z, Li Q, Huang R, Hong Y, Li C, et al. Long-Read Sequencing Reveals Alternative Splicing-Driven, Shared Immunogenic Neoepitopes Regardless of </w:t>
      </w:r>
      <w:r w:rsidRPr="004A53E9">
        <w:rPr>
          <w:rFonts w:cs="Times New Roman"/>
          <w:bCs/>
          <w:i/>
          <w:noProof/>
          <w:color w:val="000000" w:themeColor="text1"/>
        </w:rPr>
        <w:t>SF3B1</w:t>
      </w:r>
      <w:r>
        <w:rPr>
          <w:rFonts w:cs="Times New Roman"/>
          <w:bCs/>
          <w:noProof/>
          <w:color w:val="000000" w:themeColor="text1"/>
        </w:rPr>
        <w:t xml:space="preserve"> Status in Uveal Melanoma. Cancer Immunology Research. 2023;11(12):1671–87.</w:t>
      </w:r>
    </w:p>
    <w:p w14:paraId="0659E485" w14:textId="359E46A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38. </w:t>
      </w:r>
      <w:r>
        <w:rPr>
          <w:rFonts w:cs="Times New Roman"/>
          <w:bCs/>
          <w:noProof/>
          <w:color w:val="000000" w:themeColor="text1"/>
        </w:rPr>
        <w:tab/>
        <w:t xml:space="preserve">Nesta A, Veiga DFT, Banchereau J, Anczukow O, Beck CR. Alternative splicing of transposable elements in human breast cancer. </w:t>
      </w:r>
      <w:r w:rsidR="006A312E" w:rsidRPr="00097234">
        <w:rPr>
          <w:rFonts w:cs="Times New Roman"/>
          <w:bCs/>
          <w:noProof/>
          <w:color w:val="000000" w:themeColor="text1"/>
        </w:rPr>
        <w:t>Mob DNA. 2025 Feb 22;16(1):6.</w:t>
      </w:r>
    </w:p>
    <w:p w14:paraId="2D5C055E" w14:textId="7F053B9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39. </w:t>
      </w:r>
      <w:r>
        <w:rPr>
          <w:rFonts w:cs="Times New Roman"/>
          <w:bCs/>
          <w:noProof/>
          <w:color w:val="000000" w:themeColor="text1"/>
        </w:rPr>
        <w:tab/>
        <w:t xml:space="preserve">Tang W, Lo CWS, Chu ATW, Lee WL, Wang D, Kiang KM-Y, et al. Mapping glioblastoma’s isoform diversity using long-read single-cell analysis. </w:t>
      </w:r>
      <w:r w:rsidR="003E7B81" w:rsidRPr="00097234">
        <w:rPr>
          <w:rFonts w:cs="Times New Roman"/>
          <w:bCs/>
          <w:noProof/>
          <w:color w:val="000000" w:themeColor="text1"/>
        </w:rPr>
        <w:t>Nat Commun. 2026 Apr 23.</w:t>
      </w:r>
    </w:p>
    <w:p w14:paraId="7F9275E4" w14:textId="379CD4AD"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40. </w:t>
      </w:r>
      <w:r>
        <w:rPr>
          <w:rFonts w:cs="Times New Roman"/>
          <w:bCs/>
          <w:noProof/>
          <w:color w:val="000000" w:themeColor="text1"/>
        </w:rPr>
        <w:tab/>
        <w:t xml:space="preserve">Yi L, Li Y, Ou J. </w:t>
      </w:r>
      <w:r w:rsidR="00185B5A" w:rsidRPr="00097234">
        <w:rPr>
          <w:rFonts w:cs="Times New Roman"/>
          <w:bCs/>
          <w:noProof/>
          <w:color w:val="000000" w:themeColor="text1"/>
        </w:rPr>
        <w:t>Full-Length Transcriptome Profiles Reveal the Molecular Function of Oncogene HNRNPA2B1 in Triple-Negative Breast Cancer. Cancer Med. 2026 May;15(5):e71921.</w:t>
      </w:r>
    </w:p>
    <w:p w14:paraId="60A2A12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41. </w:t>
      </w:r>
      <w:r>
        <w:rPr>
          <w:rFonts w:cs="Times New Roman"/>
          <w:bCs/>
          <w:noProof/>
          <w:color w:val="000000" w:themeColor="text1"/>
        </w:rPr>
        <w:tab/>
        <w:t>Li Q, Keskus AG, Wagner J, Izydorczyk MB, Timp W, Sedlazeck FJ, et al. Unraveling the hidden complexity of cancer through long-read sequencing. Genome Res. 2025;35(4):599–620.</w:t>
      </w:r>
    </w:p>
    <w:p w14:paraId="778100A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42. </w:t>
      </w:r>
      <w:r>
        <w:rPr>
          <w:rFonts w:cs="Times New Roman"/>
          <w:bCs/>
          <w:noProof/>
          <w:color w:val="000000" w:themeColor="text1"/>
        </w:rPr>
        <w:tab/>
        <w:t>O’Neill K, Pleasance E, Fan J, Akbari V, Chang G, Dixon K, et al. Long-read sequencing of an advanced cancer cohort resolves rearrangements, unravels haplotypes, and reveals methylation landscapes. Cell Genomics. 2024;4(11):100674.</w:t>
      </w:r>
    </w:p>
    <w:p w14:paraId="48842D2B" w14:textId="7A7B3F45"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43. </w:t>
      </w:r>
      <w:r>
        <w:rPr>
          <w:rFonts w:cs="Times New Roman"/>
          <w:bCs/>
          <w:noProof/>
          <w:color w:val="000000" w:themeColor="text1"/>
        </w:rPr>
        <w:tab/>
        <w:t xml:space="preserve">Liu B, Jiang Y, Zhao B, Zhu H-H. Emerging applications of long-read sequencing in hematological malignancies: highlights from the 2025 ASH annual meeting. </w:t>
      </w:r>
      <w:r w:rsidR="00937FFC" w:rsidRPr="00097234">
        <w:rPr>
          <w:rFonts w:cs="Times New Roman"/>
          <w:bCs/>
          <w:noProof/>
          <w:color w:val="000000" w:themeColor="text1"/>
        </w:rPr>
        <w:t>Biomark Res. 2026 Jun 7;14(1):60.</w:t>
      </w:r>
    </w:p>
    <w:p w14:paraId="01A8608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44. </w:t>
      </w:r>
      <w:r>
        <w:rPr>
          <w:rFonts w:cs="Times New Roman"/>
          <w:bCs/>
          <w:noProof/>
          <w:color w:val="000000" w:themeColor="text1"/>
        </w:rPr>
        <w:tab/>
        <w:t>Ji S, Wang F, Wu Y, Hu H, Xing Z, Zhu J, et al. Large-scale transcript variants dictate neoepitopes for cancer immunotherapy. Sci Adv. 2025 Jan;11(5):eado5600.</w:t>
      </w:r>
    </w:p>
    <w:p w14:paraId="679DBBB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45. </w:t>
      </w:r>
      <w:r>
        <w:rPr>
          <w:rFonts w:cs="Times New Roman"/>
          <w:bCs/>
          <w:noProof/>
          <w:color w:val="000000" w:themeColor="text1"/>
        </w:rPr>
        <w:tab/>
        <w:t>Szolek A, Schubert B, Mohr C, Sturm M, Feldhahn M, Kohlbacher O. OptiType: precision HLA typing from next-generation sequencing data. Bioinformatics. 2014;30(23):3310–6.</w:t>
      </w:r>
    </w:p>
    <w:p w14:paraId="49B7F08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46. </w:t>
      </w:r>
      <w:r>
        <w:rPr>
          <w:rFonts w:cs="Times New Roman"/>
          <w:bCs/>
          <w:noProof/>
          <w:color w:val="000000" w:themeColor="text1"/>
        </w:rPr>
        <w:tab/>
        <w:t>Bassani-Sternberg M, Pletscher-Frankild S, Jensen LJ, Mann M. Mass Spectrometry of Human Leukocyte Antigen Class I Peptidomes Reveals Strong Effects of Protein Abundance and Turnover on Antigen Presentation. Molecular &amp;amp; Cellular Proteomics. 2015;14(3):658–73.</w:t>
      </w:r>
    </w:p>
    <w:p w14:paraId="6A19A0E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47. </w:t>
      </w:r>
      <w:r>
        <w:rPr>
          <w:rFonts w:cs="Times New Roman"/>
          <w:bCs/>
          <w:noProof/>
          <w:color w:val="000000" w:themeColor="text1"/>
        </w:rPr>
        <w:tab/>
        <w:t>Korchak JA, Stephen Yi S, Kelleher NL, Sahni N, Sheynkman GM. Proteoform medicine: characterizing and targeting protein forms in human disease. Nat Rev Genet. 2026;27(4):271–91.</w:t>
      </w:r>
    </w:p>
    <w:p w14:paraId="0494BE9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48. </w:t>
      </w:r>
      <w:r>
        <w:rPr>
          <w:rFonts w:cs="Times New Roman"/>
          <w:bCs/>
          <w:noProof/>
          <w:color w:val="000000" w:themeColor="text1"/>
        </w:rPr>
        <w:tab/>
        <w:t>Ishino T, Watanabe T, Tokita S, Ueda Y, Kawase K, Takano Y, et al. Immunopeptidomics combined with full-length transcriptomics uncovers diverse neoantigens. Cell Reports. 2026;45(1):116781.</w:t>
      </w:r>
    </w:p>
    <w:p w14:paraId="4BDF48A9" w14:textId="22D86D4E"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49. </w:t>
      </w:r>
      <w:r>
        <w:rPr>
          <w:rFonts w:cs="Times New Roman"/>
          <w:bCs/>
          <w:noProof/>
          <w:color w:val="000000" w:themeColor="text1"/>
        </w:rPr>
        <w:tab/>
        <w:t xml:space="preserve">Lu X, Gan W, Yuan J, Chen Z. Enhancing targeted strategies for cancer immunotherapy by elucidating mRNA processing mechanisms. </w:t>
      </w:r>
      <w:r w:rsidR="006A4820" w:rsidRPr="00097234">
        <w:rPr>
          <w:rFonts w:cs="Times New Roman"/>
          <w:bCs/>
          <w:noProof/>
          <w:color w:val="000000" w:themeColor="text1"/>
        </w:rPr>
        <w:t>Front Immunol. 2026 May 25;17:1844225. </w:t>
      </w:r>
    </w:p>
    <w:p w14:paraId="6DA90E41" w14:textId="57162150"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50. </w:t>
      </w:r>
      <w:r>
        <w:rPr>
          <w:rFonts w:cs="Times New Roman"/>
          <w:bCs/>
          <w:noProof/>
          <w:color w:val="000000" w:themeColor="text1"/>
        </w:rPr>
        <w:tab/>
        <w:t xml:space="preserve">Ebrahim NAA, Farghaly TA, Soliman SMA. Rewiring the transcriptome: diagnostic and therapeutic implications of alternative splicing in solid cancers. </w:t>
      </w:r>
      <w:r w:rsidR="00FC6132" w:rsidRPr="00097234">
        <w:rPr>
          <w:rFonts w:cs="Times New Roman"/>
          <w:bCs/>
          <w:noProof/>
          <w:color w:val="000000" w:themeColor="text1"/>
        </w:rPr>
        <w:t>Mol Biol Rep. 2025 Nov 26;53(1):125.</w:t>
      </w:r>
    </w:p>
    <w:p w14:paraId="0422CA1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51. </w:t>
      </w:r>
      <w:r>
        <w:rPr>
          <w:rFonts w:cs="Times New Roman"/>
          <w:bCs/>
          <w:noProof/>
          <w:color w:val="000000" w:themeColor="text1"/>
        </w:rPr>
        <w:tab/>
        <w:t>Bassani-Sternberg M, Frankild S, Mann M. P32. High resolution mass spectrometry reveals the depth and diversity of HLA-I peptidomes. J Immunother Cancer. 2014 Jan;2(Suppl 2):P23–P23.</w:t>
      </w:r>
    </w:p>
    <w:p w14:paraId="02002D9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52. </w:t>
      </w:r>
      <w:r>
        <w:rPr>
          <w:rFonts w:cs="Times New Roman"/>
          <w:bCs/>
          <w:noProof/>
          <w:color w:val="000000" w:themeColor="text1"/>
        </w:rPr>
        <w:tab/>
        <w:t>Wells DK, van Buuren MM, Dang KK, Hubbard-Lucey VM, Sheehan KCF, Campbell KM, et al. Key parameters of tumor Epitope immunogenicity revealed through a consortium approach improve neoantigen prediction. Cell. 2020 Oct;183(3):818-834.e13.</w:t>
      </w:r>
    </w:p>
    <w:p w14:paraId="5ED9767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53. </w:t>
      </w:r>
      <w:r>
        <w:rPr>
          <w:rFonts w:cs="Times New Roman"/>
          <w:bCs/>
          <w:noProof/>
          <w:color w:val="000000" w:themeColor="text1"/>
        </w:rPr>
        <w:tab/>
        <w:t>Cai Y, Gong M, Zeng M, Leng F, Lv D, Guo J, et al. Immunopeptidomics-guided discovery and characterization of neoantigens for personalized cancer immunotherapy. Sci Adv. 2025 May 23;11(21):eadv6445.</w:t>
      </w:r>
    </w:p>
    <w:p w14:paraId="381866E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54. </w:t>
      </w:r>
      <w:r>
        <w:rPr>
          <w:rFonts w:cs="Times New Roman"/>
          <w:bCs/>
          <w:noProof/>
          <w:color w:val="000000" w:themeColor="text1"/>
        </w:rPr>
        <w:tab/>
        <w:t>Smart AC, Margolis CA, Pimentel H, He MX, Miao D, Adeegbe D, et al. Intron retention is a source of neoepitopes in cancer. Nat Biotechnol. 2018 Dec;36(11):1056–8.</w:t>
      </w:r>
    </w:p>
    <w:p w14:paraId="2D4ED5E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55. </w:t>
      </w:r>
      <w:r>
        <w:rPr>
          <w:rFonts w:cs="Times New Roman"/>
          <w:bCs/>
          <w:noProof/>
          <w:color w:val="000000" w:themeColor="text1"/>
        </w:rPr>
        <w:tab/>
        <w:t>Kabut J, Stopyra M, Nafalska N, Stępień GJ, Miciak M, Jezierzański M, et al. mRNA-Based Neoantigen Vaccines in Pancreatic Ductal Adenocarcinoma (PDAC)—A Promising Avenue in Cancer Immunotherapy. IJMS. 2025;26(22):10988.</w:t>
      </w:r>
    </w:p>
    <w:p w14:paraId="4D528247" w14:textId="40CF6AA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56. </w:t>
      </w:r>
      <w:r>
        <w:rPr>
          <w:rFonts w:cs="Times New Roman"/>
          <w:bCs/>
          <w:noProof/>
          <w:color w:val="000000" w:themeColor="text1"/>
        </w:rPr>
        <w:tab/>
        <w:t xml:space="preserve">Parganiha M, Rathored J, Sai Painkra D. mRNA vaccines in oncology: personalized cancer immunization and neoantigen targeting. </w:t>
      </w:r>
      <w:r w:rsidR="00AD4BEC" w:rsidRPr="00097234">
        <w:rPr>
          <w:rFonts w:cs="Times New Roman"/>
          <w:bCs/>
          <w:noProof/>
          <w:color w:val="000000" w:themeColor="text1"/>
        </w:rPr>
        <w:t>Mol Cell Oncol. 2026 Apr 8;13(1):2652613.</w:t>
      </w:r>
    </w:p>
    <w:p w14:paraId="2DA8871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57. </w:t>
      </w:r>
      <w:r>
        <w:rPr>
          <w:rFonts w:cs="Times New Roman"/>
          <w:bCs/>
          <w:noProof/>
          <w:color w:val="000000" w:themeColor="text1"/>
        </w:rPr>
        <w:tab/>
        <w:t>Shi J, Wang J, Luo H, Zhao Q, Yao Z, Wu G, et al. Neoantigen-based T cell vaccines design strategies, therapeutic barriers, and clinical advances. Vaccine. 2026;83:128659.</w:t>
      </w:r>
    </w:p>
    <w:p w14:paraId="397FD1C6" w14:textId="3B360FE2"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58. </w:t>
      </w:r>
      <w:r>
        <w:rPr>
          <w:rFonts w:cs="Times New Roman"/>
          <w:bCs/>
          <w:noProof/>
          <w:color w:val="000000" w:themeColor="text1"/>
        </w:rPr>
        <w:tab/>
        <w:t xml:space="preserve">Nguyen CM, Vu TT, Nguyen MN, Tran-Nguyen T-S, Huynh CT, Ha QT, et al. Neoantigen-based mRNA vaccine exhibits superior anti-tumor activity compared to synthetic long peptides in an in vivo lung carcinoma model. </w:t>
      </w:r>
      <w:r w:rsidR="007A1F5F" w:rsidRPr="00097234">
        <w:rPr>
          <w:rFonts w:cs="Times New Roman"/>
          <w:bCs/>
          <w:noProof/>
          <w:color w:val="000000" w:themeColor="text1"/>
        </w:rPr>
        <w:t>Cancer Immunol Immunother. 2025 Mar 12;74(4):145.</w:t>
      </w:r>
    </w:p>
    <w:p w14:paraId="4704B460" w14:textId="246B1659"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59. </w:t>
      </w:r>
      <w:r>
        <w:rPr>
          <w:rFonts w:cs="Times New Roman"/>
          <w:bCs/>
          <w:noProof/>
          <w:color w:val="000000" w:themeColor="text1"/>
        </w:rPr>
        <w:tab/>
        <w:t xml:space="preserve">Marks A, Siu S, Bianchini F, Wang C, Lakshmi A, Phelan M, et al. mRNA vaccine immunity is enhanced by hepatocyte detargeting and not dependent on dendritic cell expression. </w:t>
      </w:r>
      <w:r w:rsidR="00105EC7" w:rsidRPr="00097234">
        <w:rPr>
          <w:rFonts w:cs="Times New Roman"/>
          <w:bCs/>
          <w:noProof/>
          <w:color w:val="000000" w:themeColor="text1"/>
        </w:rPr>
        <w:t>Nat Biotechnol. 2026 Apr 29.</w:t>
      </w:r>
    </w:p>
    <w:p w14:paraId="26B8029B"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60. </w:t>
      </w:r>
      <w:r>
        <w:rPr>
          <w:rFonts w:cs="Times New Roman"/>
          <w:bCs/>
          <w:noProof/>
          <w:color w:val="000000" w:themeColor="text1"/>
        </w:rPr>
        <w:tab/>
        <w:t>Roy AA, Jain N, Pokale R, Madhusoodanan G, Mukharya A, Farhana SA. Synergizing immunity: lipid nanoparticle-mediated mRNA and gene delivery as a next-gen paradigm in cancer immunotherapy. Int J Pharm. 2026;697:126862.</w:t>
      </w:r>
    </w:p>
    <w:p w14:paraId="1A0A310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61. </w:t>
      </w:r>
      <w:r>
        <w:rPr>
          <w:rFonts w:cs="Times New Roman"/>
          <w:bCs/>
          <w:noProof/>
          <w:color w:val="000000" w:themeColor="text1"/>
        </w:rPr>
        <w:tab/>
        <w:t>Kim Y, Park W, Kim S, Kim EH, Choi J, Jang H, et al. Dual-Targeting mRNA Cancer Vaccines for Simultaneous Antigen Presentation in Dendritic and Tumor Cells. ACS Nano. 2026;20(12):9925–39.</w:t>
      </w:r>
    </w:p>
    <w:p w14:paraId="06961C77" w14:textId="3941D34A"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62. </w:t>
      </w:r>
      <w:r>
        <w:rPr>
          <w:rFonts w:cs="Times New Roman"/>
          <w:bCs/>
          <w:noProof/>
          <w:color w:val="000000" w:themeColor="text1"/>
        </w:rPr>
        <w:tab/>
        <w:t xml:space="preserve">Gangadaran P, Khan F, Rajendran RL, Dhayalan S, Mahajan AA, Aruljothi KN, et al. Targeting mRNA delivery using bio-inspired hybrid cell membrane-incorporated liposomes: a novel strategy for cancer therapy. </w:t>
      </w:r>
      <w:r w:rsidR="001F0F3A" w:rsidRPr="00097234">
        <w:rPr>
          <w:rFonts w:cs="Times New Roman"/>
          <w:bCs/>
          <w:noProof/>
          <w:color w:val="000000" w:themeColor="text1"/>
        </w:rPr>
        <w:t>Biomark Res. 2026 Jun 11.</w:t>
      </w:r>
    </w:p>
    <w:p w14:paraId="61CAE7D4" w14:textId="47990C8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63. </w:t>
      </w:r>
      <w:r>
        <w:rPr>
          <w:rFonts w:cs="Times New Roman"/>
          <w:bCs/>
          <w:noProof/>
          <w:color w:val="000000" w:themeColor="text1"/>
        </w:rPr>
        <w:tab/>
        <w:t>Yin Q, Zhang C, Li J, Huang K, Qiu M. A Rationally Engineered Spleen</w:t>
      </w:r>
      <w:r>
        <w:rPr>
          <w:rFonts w:cs="Times New Roman" w:hint="eastAsia"/>
          <w:bCs/>
          <w:noProof/>
          <w:color w:val="000000" w:themeColor="text1"/>
        </w:rPr>
        <w:t>‐</w:t>
      </w:r>
      <w:r>
        <w:rPr>
          <w:rFonts w:cs="Times New Roman"/>
          <w:bCs/>
          <w:noProof/>
          <w:color w:val="000000" w:themeColor="text1"/>
        </w:rPr>
        <w:t>Tropic One</w:t>
      </w:r>
      <w:r>
        <w:rPr>
          <w:rFonts w:cs="Times New Roman" w:hint="eastAsia"/>
          <w:bCs/>
          <w:noProof/>
          <w:color w:val="000000" w:themeColor="text1"/>
        </w:rPr>
        <w:t>‐</w:t>
      </w:r>
      <w:r>
        <w:rPr>
          <w:rFonts w:cs="Times New Roman"/>
          <w:bCs/>
          <w:noProof/>
          <w:color w:val="000000" w:themeColor="text1"/>
        </w:rPr>
        <w:t>Component Lipid</w:t>
      </w:r>
      <w:r>
        <w:rPr>
          <w:rFonts w:cs="Times New Roman" w:hint="eastAsia"/>
          <w:bCs/>
          <w:noProof/>
          <w:color w:val="000000" w:themeColor="text1"/>
        </w:rPr>
        <w:t>‐</w:t>
      </w:r>
      <w:r>
        <w:rPr>
          <w:rFonts w:cs="Times New Roman"/>
          <w:bCs/>
          <w:noProof/>
          <w:color w:val="000000" w:themeColor="text1"/>
        </w:rPr>
        <w:t xml:space="preserve">mRNA Complex (OncoLRC) for Cancer Vaccines. </w:t>
      </w:r>
      <w:r w:rsidR="0028705F" w:rsidRPr="00097234">
        <w:rPr>
          <w:rFonts w:cs="Times New Roman"/>
          <w:bCs/>
          <w:noProof/>
          <w:color w:val="000000" w:themeColor="text1"/>
        </w:rPr>
        <w:t>Adv Sci (Weinh). 2026 Feb;13(8):e12535. </w:t>
      </w:r>
    </w:p>
    <w:p w14:paraId="6692D9B9" w14:textId="1A820E01"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64. </w:t>
      </w:r>
      <w:r>
        <w:rPr>
          <w:rFonts w:cs="Times New Roman"/>
          <w:bCs/>
          <w:noProof/>
          <w:color w:val="000000" w:themeColor="text1"/>
        </w:rPr>
        <w:tab/>
        <w:t>Cui S, Ye Z, Arral ML, Liu L, Weng B, Zhang X, et al. Silk</w:t>
      </w:r>
      <w:r>
        <w:rPr>
          <w:rFonts w:cs="Times New Roman" w:hint="eastAsia"/>
          <w:bCs/>
          <w:noProof/>
          <w:color w:val="000000" w:themeColor="text1"/>
        </w:rPr>
        <w:t>‐</w:t>
      </w:r>
      <w:r>
        <w:rPr>
          <w:rFonts w:cs="Times New Roman"/>
          <w:bCs/>
          <w:noProof/>
          <w:color w:val="000000" w:themeColor="text1"/>
        </w:rPr>
        <w:t>Based Protein Corona Enhances mRNA</w:t>
      </w:r>
      <w:r>
        <w:rPr>
          <w:rFonts w:cs="Times New Roman" w:hint="eastAsia"/>
          <w:bCs/>
          <w:noProof/>
          <w:color w:val="000000" w:themeColor="text1"/>
        </w:rPr>
        <w:t>‐</w:t>
      </w:r>
      <w:r>
        <w:rPr>
          <w:rFonts w:cs="Times New Roman"/>
          <w:bCs/>
          <w:noProof/>
          <w:color w:val="000000" w:themeColor="text1"/>
        </w:rPr>
        <w:t xml:space="preserve">LNP Vaccine Efficacy and Prevents Tumor Relapse. </w:t>
      </w:r>
      <w:r w:rsidR="000F789A" w:rsidRPr="00097234">
        <w:rPr>
          <w:rFonts w:cs="Times New Roman"/>
          <w:bCs/>
          <w:noProof/>
          <w:color w:val="000000" w:themeColor="text1"/>
        </w:rPr>
        <w:t>Adv Mater. 2026 Jun 5:e21487.</w:t>
      </w:r>
    </w:p>
    <w:p w14:paraId="1DEC8540"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65. </w:t>
      </w:r>
      <w:r>
        <w:rPr>
          <w:rFonts w:cs="Times New Roman"/>
          <w:bCs/>
          <w:noProof/>
          <w:color w:val="000000" w:themeColor="text1"/>
        </w:rPr>
        <w:tab/>
        <w:t>Chen Y-F, Zhou S-K, Jian Q-H, Yang M, Chen L, Jiang S-Q, et al. A Dual-Fusogenic Virus-like Vector Enables Direct Cytosolic Delivery of mRNA Vaccines to Dendritic Cells. ACS Nano. 2026;20(4):3551–64.</w:t>
      </w:r>
    </w:p>
    <w:p w14:paraId="624BC591"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66. </w:t>
      </w:r>
      <w:r>
        <w:rPr>
          <w:rFonts w:cs="Times New Roman"/>
          <w:bCs/>
          <w:noProof/>
          <w:color w:val="000000" w:themeColor="text1"/>
        </w:rPr>
        <w:tab/>
        <w:t>Shu Y, Shen T, Niu Y, Xu Y, Kong X, Su M, et al. Delivery routes and circular mRNA vaccine architecture synergistically shape in vivo immune profiles. Journal of Controlled Release. 2026;394:114912.</w:t>
      </w:r>
    </w:p>
    <w:p w14:paraId="3351B6B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67. </w:t>
      </w:r>
      <w:r>
        <w:rPr>
          <w:rFonts w:cs="Times New Roman"/>
          <w:bCs/>
          <w:noProof/>
          <w:color w:val="000000" w:themeColor="text1"/>
        </w:rPr>
        <w:tab/>
        <w:t>Xu Y, Tang X, Guo Z, Wang Y, He C, Wei H, et al. Biomineralized nanoemulsion delivers mRNA for potent cancer immunotherapy. Journal of Controlled Release. 2026;394:114889.</w:t>
      </w:r>
    </w:p>
    <w:p w14:paraId="6B639A49" w14:textId="18469B28"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68. </w:t>
      </w:r>
      <w:r>
        <w:rPr>
          <w:rFonts w:cs="Times New Roman"/>
          <w:bCs/>
          <w:noProof/>
          <w:color w:val="000000" w:themeColor="text1"/>
        </w:rPr>
        <w:tab/>
        <w:t xml:space="preserve">Shi L, You F, Sun Z, Hu Z, Zhang Y, Zhang Q, et al. Endocytosis-dependent and spleen-selective mRNA expression enabled by ionizable lipidoid linkers enhances therapeutic mRNA vaccination. </w:t>
      </w:r>
      <w:r w:rsidR="0089580A" w:rsidRPr="00097234">
        <w:rPr>
          <w:rFonts w:cs="Times New Roman"/>
          <w:bCs/>
          <w:noProof/>
          <w:color w:val="000000" w:themeColor="text1"/>
        </w:rPr>
        <w:t>Acta Biomater. 2026 Jun 16:S1742-7061(26)00391-0.</w:t>
      </w:r>
    </w:p>
    <w:p w14:paraId="09E8036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69. </w:t>
      </w:r>
      <w:r>
        <w:rPr>
          <w:rFonts w:cs="Times New Roman"/>
          <w:bCs/>
          <w:noProof/>
          <w:color w:val="000000" w:themeColor="text1"/>
        </w:rPr>
        <w:tab/>
        <w:t>Sethna Z, Guasp P, Reiche C, Milighetti M, Ceglia N, Patterson E, et al. RNA neoantigen vaccines prime long-lived CD8+ T cells in pancreatic cancer. Nature. 2025;639(8056):1042–51.</w:t>
      </w:r>
    </w:p>
    <w:p w14:paraId="025184E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70. </w:t>
      </w:r>
      <w:r>
        <w:rPr>
          <w:rFonts w:cs="Times New Roman"/>
          <w:bCs/>
          <w:noProof/>
          <w:color w:val="000000" w:themeColor="text1"/>
        </w:rPr>
        <w:tab/>
        <w:t>Xu X, An J, Bai D, Xu Y, Wu T, Yang H, et al. Large and low-PEG lipid nanoparticles enable efficient dendritic cell targeting for potent mRNA Cancer vaccines. Journal of Controlled Release. 2026;392:114680.</w:t>
      </w:r>
    </w:p>
    <w:p w14:paraId="5C53FB07" w14:textId="77777777" w:rsidR="00FD792D" w:rsidRPr="00097234" w:rsidRDefault="004A53E9" w:rsidP="00FD792D">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71. </w:t>
      </w:r>
      <w:r>
        <w:rPr>
          <w:rFonts w:cs="Times New Roman"/>
          <w:bCs/>
          <w:noProof/>
          <w:color w:val="000000" w:themeColor="text1"/>
        </w:rPr>
        <w:tab/>
        <w:t xml:space="preserve">Kim D, Gong N, Alameh M-G, Han EL, Wang H, Wang J, et al. Crosslinked ionizable lipids reprogram dendritic cell metabolism for potent mRNA vaccination. </w:t>
      </w:r>
      <w:r w:rsidR="00FD792D" w:rsidRPr="00097234">
        <w:rPr>
          <w:rFonts w:cs="Times New Roman"/>
          <w:bCs/>
          <w:noProof/>
          <w:color w:val="000000" w:themeColor="text1"/>
        </w:rPr>
        <w:t>Nat Mater. 2026 Mar 17.</w:t>
      </w:r>
    </w:p>
    <w:p w14:paraId="36F3811D" w14:textId="499A08F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72. </w:t>
      </w:r>
      <w:r>
        <w:rPr>
          <w:rFonts w:cs="Times New Roman"/>
          <w:bCs/>
          <w:noProof/>
          <w:color w:val="000000" w:themeColor="text1"/>
        </w:rPr>
        <w:tab/>
        <w:t xml:space="preserve">Zhang Y, Ma X, Jin D, Liu S, Song T, Du S, et al. Enhanced mRNA vaccine combined with immune checkpoint blockade efficiently suppresses tumor growth and metastasis. </w:t>
      </w:r>
      <w:r w:rsidR="0096727B" w:rsidRPr="00D96500">
        <w:rPr>
          <w:rFonts w:cs="Times New Roman"/>
          <w:bCs/>
          <w:noProof/>
          <w:color w:val="000000" w:themeColor="text1"/>
        </w:rPr>
        <w:t>J Nanobiotechnology. 2026 Apr 7;24(1):485.</w:t>
      </w:r>
    </w:p>
    <w:p w14:paraId="1C4B9C6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73. </w:t>
      </w:r>
      <w:r>
        <w:rPr>
          <w:rFonts w:cs="Times New Roman"/>
          <w:bCs/>
          <w:noProof/>
          <w:color w:val="000000" w:themeColor="text1"/>
        </w:rPr>
        <w:tab/>
        <w:t>Li Y, Nakkala JR, Akter L, Kang X, Song Y, VanLuinen E, et al. CpG 1018 augments mRNA vaccine-induced anti-tumor immunity by potentiating CD8+ T cell responses. Molecular Therapy Oncology. 2026;34(2):201230.</w:t>
      </w:r>
    </w:p>
    <w:p w14:paraId="4C45348B"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74. </w:t>
      </w:r>
      <w:r>
        <w:rPr>
          <w:rFonts w:cs="Times New Roman"/>
          <w:bCs/>
          <w:noProof/>
          <w:color w:val="000000" w:themeColor="text1"/>
        </w:rPr>
        <w:tab/>
        <w:t>Nakashima I, Saito S, Zhao J, Tanaka M, Akahoshi E, Hasegawa A, et al. mRNA-LNP vaccine providing antigen and co-stimulation in the tumor microenvironment enhances CAR T cell function (CART-Vac). Molecular Therapy Oncology. 2026;34(2):201234.</w:t>
      </w:r>
    </w:p>
    <w:p w14:paraId="2ECE9B6B"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75. </w:t>
      </w:r>
      <w:r>
        <w:rPr>
          <w:rFonts w:cs="Times New Roman"/>
          <w:bCs/>
          <w:noProof/>
          <w:color w:val="000000" w:themeColor="text1"/>
        </w:rPr>
        <w:tab/>
        <w:t>In ’t Veld SGJG, Arkani M, Post E, Antunes-Ferreira M, D’Ambrosi S, Vessies DCL, et al. Detection and localization of early- and late-stage cancers using platelet RNA. Cancer Cell. 2022 Sept;40(9):999-1009.e6.</w:t>
      </w:r>
    </w:p>
    <w:p w14:paraId="2C0CA27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76. </w:t>
      </w:r>
      <w:r>
        <w:rPr>
          <w:rFonts w:cs="Times New Roman"/>
          <w:bCs/>
          <w:noProof/>
          <w:color w:val="000000" w:themeColor="text1"/>
        </w:rPr>
        <w:tab/>
        <w:t>Laumont CM, Vincent K, Hesnard L, Audemard É, Bonneil É, Laverdure J-P, et al. Noncoding regions are the main source of targetable tumor-specific antigens. Sci Transl Med. 2018 Dec 5;10(470):eaau5516.</w:t>
      </w:r>
    </w:p>
    <w:p w14:paraId="04494314"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77. </w:t>
      </w:r>
      <w:r>
        <w:rPr>
          <w:rFonts w:cs="Times New Roman"/>
          <w:bCs/>
          <w:noProof/>
          <w:color w:val="000000" w:themeColor="text1"/>
        </w:rPr>
        <w:tab/>
        <w:t>Li H. Minimap2: pairwise alignment for nucleotide sequences. Bioinformatics. 2018 Sept;34(18):3094–100.</w:t>
      </w:r>
    </w:p>
    <w:p w14:paraId="71AF345B"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78. </w:t>
      </w:r>
      <w:r>
        <w:rPr>
          <w:rFonts w:cs="Times New Roman"/>
          <w:bCs/>
          <w:noProof/>
          <w:color w:val="000000" w:themeColor="text1"/>
        </w:rPr>
        <w:tab/>
        <w:t>Cancer Genome Atlas Research Network, Weinstein JN, Collisson EA, Mills GB, Shaw KRM, Ozenberger BA, et al. The Cancer Genome Atlas Pan-Cancer analysis project. Nat Genet. 2013 Oct;45(10):1113–20.</w:t>
      </w:r>
    </w:p>
    <w:p w14:paraId="4C4690F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79. </w:t>
      </w:r>
      <w:r>
        <w:rPr>
          <w:rFonts w:cs="Times New Roman"/>
          <w:bCs/>
          <w:noProof/>
          <w:color w:val="000000" w:themeColor="text1"/>
        </w:rPr>
        <w:tab/>
        <w:t>Frankish A, Diekhans M, Jungreis I, Lagarde J, Loveland JE, Mudge JM, et al. GENCODE 2021. Nucleic Acids Res. 2021 Jan;49(D1):D916–23.</w:t>
      </w:r>
    </w:p>
    <w:p w14:paraId="2BC26E0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80. </w:t>
      </w:r>
      <w:r>
        <w:rPr>
          <w:rFonts w:cs="Times New Roman"/>
          <w:bCs/>
          <w:noProof/>
          <w:color w:val="000000" w:themeColor="text1"/>
        </w:rPr>
        <w:tab/>
        <w:t>Shen S, Park JW, Lu Z-X, Lin L, Henry MD, Wu YN, et al. rMATS: robust and flexible detection of differential alternative splicing from replicate RNA-Seq data. Proc Natl Acad Sci U S A. 2014 Dec;111(51):E5593-601.</w:t>
      </w:r>
    </w:p>
    <w:p w14:paraId="0A4ED7F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81. </w:t>
      </w:r>
      <w:r>
        <w:rPr>
          <w:rFonts w:cs="Times New Roman"/>
          <w:bCs/>
          <w:noProof/>
          <w:color w:val="000000" w:themeColor="text1"/>
        </w:rPr>
        <w:tab/>
        <w:t>Trincado JL, Entizne JC, Hysenaj G, Singh B, Skalic M, Elliott DJ, et al. SUPPA2: fast, accurate, and uncertainty-aware differential splicing analysis across multiple conditions. Genome Biol. 2018 Mar;19(1):40.</w:t>
      </w:r>
    </w:p>
    <w:p w14:paraId="431E84C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82. </w:t>
      </w:r>
      <w:r>
        <w:rPr>
          <w:rFonts w:cs="Times New Roman"/>
          <w:bCs/>
          <w:noProof/>
          <w:color w:val="000000" w:themeColor="text1"/>
        </w:rPr>
        <w:tab/>
        <w:t>Martinez TF, Chu Q, Donaldson C, Tan D, Shokhirev MN, Saghatelian A. Accurate annotation of human protein-coding small open reading frames. Nat Chem Biol. 2020 Apr;16(4):458–68.</w:t>
      </w:r>
    </w:p>
    <w:p w14:paraId="2A8C1F8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83. </w:t>
      </w:r>
      <w:r>
        <w:rPr>
          <w:rFonts w:cs="Times New Roman"/>
          <w:bCs/>
          <w:noProof/>
          <w:color w:val="000000" w:themeColor="text1"/>
        </w:rPr>
        <w:tab/>
        <w:t>Cox J, Mann M. MaxQuant enables high peptide identification rates, individualized p.p.b.-range mass accuracies and proteome-wide protein quantification. Nat Biotechnol. 2008 Dec;26(12):1367–72.</w:t>
      </w:r>
    </w:p>
    <w:p w14:paraId="66F3476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84. </w:t>
      </w:r>
      <w:r>
        <w:rPr>
          <w:rFonts w:cs="Times New Roman"/>
          <w:bCs/>
          <w:noProof/>
          <w:color w:val="000000" w:themeColor="text1"/>
        </w:rPr>
        <w:tab/>
        <w:t>Reynisson B, Alvarez B, Paul S, Peters B, Nielsen M. NetMHCpan-4.1 and NetMHCIIpan-4.0: improved predictions of MHC antigen presentation by concurrent motif deconvolution and integration of MS MHC eluted ligand data. Nucleic Acids Res. 2020 July;48(W1):W449–54.</w:t>
      </w:r>
    </w:p>
    <w:p w14:paraId="1C118A9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85. </w:t>
      </w:r>
      <w:r>
        <w:rPr>
          <w:rFonts w:cs="Times New Roman"/>
          <w:bCs/>
          <w:noProof/>
          <w:color w:val="000000" w:themeColor="text1"/>
        </w:rPr>
        <w:tab/>
        <w:t>Liu S, Zhang L, Wu W, Chen MY, Qian F. Spleen-targeted mRNA delivery via long-chain PEGylated lipids at low molar ratio enhances antitumor immunity against melanoma. Molecular Therapy Nucleic Acids. 2026;37(1):102803.</w:t>
      </w:r>
    </w:p>
    <w:p w14:paraId="05AB57E7" w14:textId="02955148"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86. </w:t>
      </w:r>
      <w:r>
        <w:rPr>
          <w:rFonts w:cs="Times New Roman"/>
          <w:bCs/>
          <w:noProof/>
          <w:color w:val="000000" w:themeColor="text1"/>
        </w:rPr>
        <w:tab/>
        <w:t>Qin S, Huang Z, Huang H, Zhang Y, Chen Y, He X, et al. A Nanobody</w:t>
      </w:r>
      <w:r>
        <w:rPr>
          <w:rFonts w:cs="Times New Roman" w:hint="eastAsia"/>
          <w:bCs/>
          <w:noProof/>
          <w:color w:val="000000" w:themeColor="text1"/>
        </w:rPr>
        <w:t>‐</w:t>
      </w:r>
      <w:r>
        <w:rPr>
          <w:rFonts w:cs="Times New Roman"/>
          <w:bCs/>
          <w:noProof/>
          <w:color w:val="000000" w:themeColor="text1"/>
        </w:rPr>
        <w:t xml:space="preserve">LNP Platform for Targeting and Relicensing Dendritic Cells for Potent Cancer Immunotherapy. </w:t>
      </w:r>
      <w:r w:rsidR="000E6734" w:rsidRPr="00097234">
        <w:rPr>
          <w:rFonts w:cs="Times New Roman"/>
          <w:bCs/>
          <w:noProof/>
          <w:color w:val="000000" w:themeColor="text1"/>
        </w:rPr>
        <w:t>Adv Sci (Weinh). 2026 Jun;13(34):e23024.</w:t>
      </w:r>
    </w:p>
    <w:p w14:paraId="4A1B839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87. </w:t>
      </w:r>
      <w:r>
        <w:rPr>
          <w:rFonts w:cs="Times New Roman"/>
          <w:bCs/>
          <w:noProof/>
          <w:color w:val="000000" w:themeColor="text1"/>
        </w:rPr>
        <w:tab/>
        <w:t>Zhu C, Wang J, Rahman MdM, Zhang Y, Wang L, Wan Y. Tumor mRNA-lipid nanoparticles via chimeric nanobody-lipid co-assembly. Theranostics. 2026;16(2):651–67.</w:t>
      </w:r>
    </w:p>
    <w:p w14:paraId="647B229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88. </w:t>
      </w:r>
      <w:r>
        <w:rPr>
          <w:rFonts w:cs="Times New Roman"/>
          <w:bCs/>
          <w:noProof/>
          <w:color w:val="000000" w:themeColor="text1"/>
        </w:rPr>
        <w:tab/>
        <w:t>Liang Q, Peng Y, Zhao L, Yang Z, Chen X, Li J, et al. Pulmonary macrophage-targeted RNAi and mRNA co-delivery via SORT lipid nanoparticles enhances immunotherapy in lung cancer. Journal of Controlled Release. 2026;390:114519.</w:t>
      </w:r>
    </w:p>
    <w:p w14:paraId="3CD2B4A3" w14:textId="65AD1F7D"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89. </w:t>
      </w:r>
      <w:r>
        <w:rPr>
          <w:rFonts w:cs="Times New Roman"/>
          <w:bCs/>
          <w:noProof/>
          <w:color w:val="000000" w:themeColor="text1"/>
        </w:rPr>
        <w:tab/>
        <w:t xml:space="preserve">Ugwu OP-C, Ogenyi FC, Basajja M, Ugwu CN, Mustafa MM, Okon MB. Nanoparticle-mediated mRNA delivery for cancer, autoimmunity, and genetic diseases: a rapid review. </w:t>
      </w:r>
      <w:r w:rsidR="00523805" w:rsidRPr="00097234">
        <w:rPr>
          <w:rFonts w:cs="Times New Roman"/>
          <w:bCs/>
          <w:noProof/>
          <w:color w:val="000000" w:themeColor="text1"/>
        </w:rPr>
        <w:t>Front Drug Deliv. 2026 Apr 1;6:1793322.</w:t>
      </w:r>
    </w:p>
    <w:p w14:paraId="6F52CBAD" w14:textId="3EA9B4A0"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90. </w:t>
      </w:r>
      <w:r>
        <w:rPr>
          <w:rFonts w:cs="Times New Roman"/>
          <w:bCs/>
          <w:noProof/>
          <w:color w:val="000000" w:themeColor="text1"/>
        </w:rPr>
        <w:tab/>
        <w:t>Chen Z, Yang Z, Wang C, Liu X, Fiaz J, Wang W, et al. Stiffness</w:t>
      </w:r>
      <w:r>
        <w:rPr>
          <w:rFonts w:cs="Times New Roman" w:hint="eastAsia"/>
          <w:bCs/>
          <w:noProof/>
          <w:color w:val="000000" w:themeColor="text1"/>
        </w:rPr>
        <w:t>‐</w:t>
      </w:r>
      <w:r>
        <w:rPr>
          <w:rFonts w:cs="Times New Roman"/>
          <w:bCs/>
          <w:noProof/>
          <w:color w:val="000000" w:themeColor="text1"/>
        </w:rPr>
        <w:t>Gated Cytoplasmic mRNA Delivery Through Engineered Membrane Fusion for Breast Cancer Immunotherapy.</w:t>
      </w:r>
      <w:r w:rsidR="00237C94" w:rsidRPr="00237C94">
        <w:rPr>
          <w:rFonts w:cs="Times New Roman"/>
          <w:bCs/>
          <w:noProof/>
          <w:color w:val="000000" w:themeColor="text1"/>
        </w:rPr>
        <w:t xml:space="preserve"> </w:t>
      </w:r>
      <w:r w:rsidR="00237C94" w:rsidRPr="00097234">
        <w:rPr>
          <w:rFonts w:cs="Times New Roman"/>
          <w:bCs/>
          <w:noProof/>
          <w:color w:val="000000" w:themeColor="text1"/>
        </w:rPr>
        <w:t>Adv Mater. 2026 Feb;38(12):e18208. </w:t>
      </w:r>
    </w:p>
    <w:p w14:paraId="43F9974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91. </w:t>
      </w:r>
      <w:r>
        <w:rPr>
          <w:rFonts w:cs="Times New Roman"/>
          <w:bCs/>
          <w:noProof/>
          <w:color w:val="000000" w:themeColor="text1"/>
        </w:rPr>
        <w:tab/>
        <w:t>Lemgart VT, Sawyer AJ, Kuhlman W, Griset AP, Ali MM, Caron A, et al. Reprogramming CD22 CAR-T cells in vivo using CD8-targeted mRNA-LNPs to treat hematological malignancies. Molecular Therapy. 2026;34(5):2621–36.</w:t>
      </w:r>
    </w:p>
    <w:p w14:paraId="565D31D9" w14:textId="698203B6"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92. </w:t>
      </w:r>
      <w:r>
        <w:rPr>
          <w:rFonts w:cs="Times New Roman"/>
          <w:bCs/>
          <w:noProof/>
          <w:color w:val="000000" w:themeColor="text1"/>
        </w:rPr>
        <w:tab/>
        <w:t xml:space="preserve">Nie X, Liu Y, Song Y, Yao X, Chen Y, Lee H-Y, et al. In vivo generation of CAR myeloid cells through erythrocyte-mediated mRNA delivery for cancer immunotherapy. </w:t>
      </w:r>
      <w:r w:rsidR="004F59F4" w:rsidRPr="00097234">
        <w:rPr>
          <w:rFonts w:cs="Times New Roman"/>
          <w:bCs/>
          <w:noProof/>
          <w:color w:val="000000" w:themeColor="text1"/>
        </w:rPr>
        <w:t>Sci Transl Med. 2026 Mar 25;18(842):eady6730.</w:t>
      </w:r>
    </w:p>
    <w:p w14:paraId="30400050"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93. </w:t>
      </w:r>
      <w:r>
        <w:rPr>
          <w:rFonts w:cs="Times New Roman"/>
          <w:bCs/>
          <w:noProof/>
          <w:color w:val="000000" w:themeColor="text1"/>
        </w:rPr>
        <w:tab/>
        <w:t xml:space="preserve">Bajbouj K, Xiao Z, Todd L, Huang L, Papp TE, Halilovic F, et al. Targeted Lipid Nanoparticle Delivery of FAP-CAR mRNA Enables Potent </w:t>
      </w:r>
      <w:r w:rsidRPr="004A53E9">
        <w:rPr>
          <w:rFonts w:cs="Times New Roman"/>
          <w:bCs/>
          <w:i/>
          <w:noProof/>
          <w:color w:val="000000" w:themeColor="text1"/>
        </w:rPr>
        <w:t>In Vivo</w:t>
      </w:r>
      <w:r>
        <w:rPr>
          <w:rFonts w:cs="Times New Roman"/>
          <w:bCs/>
          <w:noProof/>
          <w:color w:val="000000" w:themeColor="text1"/>
        </w:rPr>
        <w:t xml:space="preserve"> T-cell Engineering against Pancreatic Tumors. Cancer Immunology Research. 2026;14(4):559–70.</w:t>
      </w:r>
    </w:p>
    <w:p w14:paraId="34529924" w14:textId="4C8AEDA6"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94. </w:t>
      </w:r>
      <w:r>
        <w:rPr>
          <w:rFonts w:cs="Times New Roman"/>
          <w:bCs/>
          <w:noProof/>
          <w:color w:val="000000" w:themeColor="text1"/>
        </w:rPr>
        <w:tab/>
        <w:t xml:space="preserve">Zhao N, Liu Z, Zhao Q, Feng Z, Wang X, Yang X, et al. Lipid nanoparticle-mediated co-delivery of IL-33 mRNA and STING agonist modulates the breast cancer microenvironment and potentiates immunotherapy. </w:t>
      </w:r>
      <w:r w:rsidR="00C62D5F" w:rsidRPr="00097234">
        <w:rPr>
          <w:rFonts w:cs="Times New Roman"/>
          <w:bCs/>
          <w:noProof/>
          <w:color w:val="000000" w:themeColor="text1"/>
        </w:rPr>
        <w:t>J Nanobiotechnology. 2026 May 11.</w:t>
      </w:r>
    </w:p>
    <w:p w14:paraId="739987DC" w14:textId="6E4A2F03" w:rsidR="004A53E9" w:rsidRPr="00F1031C" w:rsidRDefault="004A53E9" w:rsidP="00AC74E8">
      <w:pPr>
        <w:pStyle w:val="a0"/>
        <w:tabs>
          <w:tab w:val="left" w:pos="440"/>
        </w:tabs>
        <w:spacing w:before="0" w:after="160"/>
        <w:rPr>
          <w:rFonts w:eastAsiaTheme="minorEastAsia" w:cs="Times New Roman"/>
          <w:bCs/>
          <w:noProof/>
          <w:color w:val="000000" w:themeColor="text1"/>
        </w:rPr>
      </w:pPr>
      <w:r>
        <w:rPr>
          <w:rFonts w:cs="Times New Roman"/>
          <w:bCs/>
          <w:noProof/>
          <w:color w:val="000000" w:themeColor="text1"/>
        </w:rPr>
        <w:t xml:space="preserve">95. </w:t>
      </w:r>
      <w:r>
        <w:rPr>
          <w:rFonts w:cs="Times New Roman"/>
          <w:bCs/>
          <w:noProof/>
          <w:color w:val="000000" w:themeColor="text1"/>
        </w:rPr>
        <w:tab/>
        <w:t xml:space="preserve">Corrigan AR, Ngiow SF, Statzu M, Albertus A, Pampena MB, Nordin JML, et al. In vivo reprogramming of cytotoxic effector CD8 T cells via fractalkine-conjugated mRNA-LNPs. </w:t>
      </w:r>
      <w:r w:rsidR="00F1031C" w:rsidRPr="00097234">
        <w:rPr>
          <w:rFonts w:cs="Times New Roman"/>
          <w:bCs/>
          <w:noProof/>
          <w:color w:val="000000" w:themeColor="text1"/>
        </w:rPr>
        <w:t>Sci Immunol. 2026 May 8;11(119):eaec3436.</w:t>
      </w:r>
    </w:p>
    <w:p w14:paraId="2C106E3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96. </w:t>
      </w:r>
      <w:r>
        <w:rPr>
          <w:rFonts w:cs="Times New Roman"/>
          <w:bCs/>
          <w:noProof/>
          <w:color w:val="000000" w:themeColor="text1"/>
        </w:rPr>
        <w:tab/>
        <w:t>Shi Q, Gong N, Wang J, Palanki R, Zheng Q, Alameh M-G, et al. Prodrug-tethered lipid nanoparticles for synergistic messenger RNA cancer immunotherapy. Nat Nanotechnol. 2026;21(3):430–42.</w:t>
      </w:r>
    </w:p>
    <w:p w14:paraId="09C776C2" w14:textId="69EBA3E0"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97. </w:t>
      </w:r>
      <w:r>
        <w:rPr>
          <w:rFonts w:cs="Times New Roman"/>
          <w:bCs/>
          <w:noProof/>
          <w:color w:val="000000" w:themeColor="text1"/>
        </w:rPr>
        <w:tab/>
        <w:t xml:space="preserve">Yin Q, Liang X, Zhang C, Bai Y, Li J, Qian F, et al. Lipid nanoparticle–mediated in vivo generation of panCAR immune cells for solid tumor immunotherapy. </w:t>
      </w:r>
      <w:r w:rsidR="004140E0" w:rsidRPr="00097234">
        <w:rPr>
          <w:rFonts w:cs="Times New Roman"/>
          <w:bCs/>
          <w:noProof/>
          <w:color w:val="000000" w:themeColor="text1"/>
        </w:rPr>
        <w:t>Proc Natl Acad Sci U S A. 2026 Feb 24;123(8):e2509698123.</w:t>
      </w:r>
    </w:p>
    <w:p w14:paraId="2D52F39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98. </w:t>
      </w:r>
      <w:r>
        <w:rPr>
          <w:rFonts w:cs="Times New Roman"/>
          <w:bCs/>
          <w:noProof/>
          <w:color w:val="000000" w:themeColor="text1"/>
        </w:rPr>
        <w:tab/>
        <w:t>Fu J, Liu Y, Zhong Z, Cao B, Ran L, Guo Z, et al. mRNA lipid-nanoparticle-mediated mitochondrial apoptosis augments adoptive T cell immunotherapy. Cell Reports Medicine. 2026;7(4):102706.</w:t>
      </w:r>
    </w:p>
    <w:p w14:paraId="0876179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99. </w:t>
      </w:r>
      <w:r>
        <w:rPr>
          <w:rFonts w:cs="Times New Roman"/>
          <w:bCs/>
          <w:noProof/>
          <w:color w:val="000000" w:themeColor="text1"/>
        </w:rPr>
        <w:tab/>
        <w:t>Li Q, Li Z, Chen B, Zhao J, Yu H, Hu J, et al. RNA splicing junction landscape reveals abundant tumor-specific transcripts in human cancer. Cell Rep. 2024 Nov 26;43(11):114893.</w:t>
      </w:r>
    </w:p>
    <w:p w14:paraId="39C31A9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100. </w:t>
      </w:r>
      <w:r>
        <w:rPr>
          <w:rFonts w:cs="Times New Roman"/>
          <w:bCs/>
          <w:noProof/>
          <w:color w:val="000000" w:themeColor="text1"/>
        </w:rPr>
        <w:tab/>
        <w:t>Bigot J, Lalanne AI, Lucibello F, Gueguen P, Houy A, Dayot S, et al. Splicing patterns in SF3B1-mutated uveal melanoma generate shared immunogenic tumor-specific neoepitopes. Cancer Discov. 2021 Aug;11(8):1938–51.</w:t>
      </w:r>
    </w:p>
    <w:p w14:paraId="2B1AD05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101. </w:t>
      </w:r>
      <w:r>
        <w:rPr>
          <w:rFonts w:cs="Times New Roman"/>
          <w:bCs/>
          <w:noProof/>
          <w:color w:val="000000" w:themeColor="text1"/>
        </w:rPr>
        <w:tab/>
        <w:t>Lin J, Wu Y-J, Liang X, Ji M, Ying H-M, Wang X-Y, et al. Network-based integration of mRNA and miRNA profiles reveals new target genes involved in pancreatic cancer. Mol Carcinog. 2019 Feb;58(2):206–18.</w:t>
      </w:r>
    </w:p>
    <w:p w14:paraId="6B143F5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102. </w:t>
      </w:r>
      <w:r>
        <w:rPr>
          <w:rFonts w:cs="Times New Roman"/>
          <w:bCs/>
          <w:noProof/>
          <w:color w:val="000000" w:themeColor="text1"/>
        </w:rPr>
        <w:tab/>
        <w:t>Sahin U, Schmidt M, Derhovanessian E, Cortini A, Vogler I, Omokoko T, et al. Individualized mRNA vaccines evoke durable T cell immunity in adjuvant TNBC. Nature. 2026;651(8107):1088–96.</w:t>
      </w:r>
    </w:p>
    <w:p w14:paraId="2D99F503" w14:textId="2EB5DA6C"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103. </w:t>
      </w:r>
      <w:r>
        <w:rPr>
          <w:rFonts w:cs="Times New Roman"/>
          <w:bCs/>
          <w:noProof/>
          <w:color w:val="000000" w:themeColor="text1"/>
        </w:rPr>
        <w:tab/>
        <w:t xml:space="preserve">Raheem K, Nawaz M, Alzahrani KJ, Ali I, Muddassar M. Personalized mRNA vaccine for breast cancer: in silico neoantigen discovery and immunogenic validation in a Pakistani patient cohort. </w:t>
      </w:r>
      <w:r w:rsidR="002A1802" w:rsidRPr="00097234">
        <w:rPr>
          <w:rFonts w:cs="Times New Roman"/>
          <w:bCs/>
          <w:noProof/>
          <w:color w:val="000000" w:themeColor="text1"/>
        </w:rPr>
        <w:t>In Silico Pharmacol. 2026 Apr 28;14(2):127. </w:t>
      </w:r>
    </w:p>
    <w:p w14:paraId="24A0D35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104. </w:t>
      </w:r>
      <w:r>
        <w:rPr>
          <w:rFonts w:cs="Times New Roman"/>
          <w:bCs/>
          <w:noProof/>
          <w:color w:val="000000" w:themeColor="text1"/>
        </w:rPr>
        <w:tab/>
        <w:t>Zhang Z, Yao S, Wang Y, Luo K, Amiji M, Anderson KC. Cancer vaccines: Discovery, development, and challenges for clinical translation. Biomaterials. 2026;325:123615.</w:t>
      </w:r>
    </w:p>
    <w:p w14:paraId="6639481F" w14:textId="266E2AAF"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105. </w:t>
      </w:r>
      <w:r>
        <w:rPr>
          <w:rFonts w:cs="Times New Roman"/>
          <w:bCs/>
          <w:noProof/>
          <w:color w:val="000000" w:themeColor="text1"/>
        </w:rPr>
        <w:tab/>
        <w:t xml:space="preserve">Wang T, Mei Y, Liu S, Wang H, Chen M, Han Z. The evolution of vaccine strategies for colorectal cancer: from conventional approaches to the mRNA era. </w:t>
      </w:r>
      <w:r w:rsidR="00DB29A0" w:rsidRPr="00097234">
        <w:rPr>
          <w:rFonts w:cs="Times New Roman"/>
          <w:bCs/>
          <w:noProof/>
          <w:color w:val="000000" w:themeColor="text1"/>
        </w:rPr>
        <w:t>Front Immunol. 2026 May 8;17:1778522.</w:t>
      </w:r>
    </w:p>
    <w:p w14:paraId="531BCBEE" w14:textId="40971123"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106. </w:t>
      </w:r>
      <w:r>
        <w:rPr>
          <w:rFonts w:cs="Times New Roman"/>
          <w:bCs/>
          <w:noProof/>
          <w:color w:val="000000" w:themeColor="text1"/>
        </w:rPr>
        <w:tab/>
        <w:t xml:space="preserve">Clifford RE, Manu N, Yang Q, Arif Z, Aggen D, Bryan ME, et al. Cancer vaccines: comprehensive review. </w:t>
      </w:r>
      <w:r w:rsidR="00BB1D48" w:rsidRPr="00097234">
        <w:rPr>
          <w:rFonts w:cs="Times New Roman"/>
          <w:bCs/>
          <w:noProof/>
          <w:color w:val="000000" w:themeColor="text1"/>
        </w:rPr>
        <w:t>BJS Open. 2026 May 12;10(3):zrag041. </w:t>
      </w:r>
    </w:p>
    <w:p w14:paraId="2128B09C" w14:textId="34F88283"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107. </w:t>
      </w:r>
      <w:r>
        <w:rPr>
          <w:rFonts w:cs="Times New Roman"/>
          <w:bCs/>
          <w:noProof/>
          <w:color w:val="000000" w:themeColor="text1"/>
        </w:rPr>
        <w:tab/>
        <w:t xml:space="preserve">Wei K, Wan Z, Wen M, Xin S, Zhou Y, Wei J, et al. mRNA vaccines transform personalized lung cancer treatment. </w:t>
      </w:r>
      <w:r w:rsidR="006464DC" w:rsidRPr="00097234">
        <w:rPr>
          <w:rFonts w:cs="Times New Roman"/>
          <w:bCs/>
          <w:noProof/>
          <w:color w:val="000000" w:themeColor="text1"/>
        </w:rPr>
        <w:t>Front Immunol. 2026 Feb 12;16:1707654.</w:t>
      </w:r>
    </w:p>
    <w:p w14:paraId="34533F8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108. </w:t>
      </w:r>
      <w:r>
        <w:rPr>
          <w:rFonts w:cs="Times New Roman"/>
          <w:bCs/>
          <w:noProof/>
          <w:color w:val="000000" w:themeColor="text1"/>
        </w:rPr>
        <w:tab/>
        <w:t>Ott PA. The promises and challenges of neoantigen cancer vaccines. Nat Biotechnol. 2026;44(5):740–51.</w:t>
      </w:r>
    </w:p>
    <w:p w14:paraId="4624F061" w14:textId="201B0516"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109. </w:t>
      </w:r>
      <w:r>
        <w:rPr>
          <w:rFonts w:cs="Times New Roman"/>
          <w:bCs/>
          <w:noProof/>
          <w:color w:val="000000" w:themeColor="text1"/>
        </w:rPr>
        <w:tab/>
        <w:t>Xue Y, Yu J, Zhou H, Chen W, Chen Q, Hu L, et al. Evaluation of translational potential of mRNA vaccine candidate antigens for pancreatic cancer: a systematic review based on clinical evidence and stratified prioritization strategies.</w:t>
      </w:r>
      <w:r w:rsidR="003A0771" w:rsidRPr="003A0771">
        <w:rPr>
          <w:rFonts w:cs="Times New Roman"/>
          <w:bCs/>
          <w:noProof/>
          <w:color w:val="000000" w:themeColor="text1"/>
        </w:rPr>
        <w:t xml:space="preserve"> </w:t>
      </w:r>
      <w:r w:rsidR="003A0771" w:rsidRPr="00097234">
        <w:rPr>
          <w:rFonts w:cs="Times New Roman"/>
          <w:bCs/>
          <w:noProof/>
          <w:color w:val="000000" w:themeColor="text1"/>
        </w:rPr>
        <w:t>Front Immunol. 2026 Apr 28;17:1803792.</w:t>
      </w:r>
    </w:p>
    <w:p w14:paraId="133EA2E0"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110. </w:t>
      </w:r>
      <w:r>
        <w:rPr>
          <w:rFonts w:cs="Times New Roman"/>
          <w:bCs/>
          <w:noProof/>
          <w:color w:val="000000" w:themeColor="text1"/>
        </w:rPr>
        <w:tab/>
        <w:t>Zheng W, Chen W, Hutvagner G, Rangel-Sanchez L, Deng W. Advancements in breast cancer mRNA vaccines: Current development and future prospects. Biochimica et Biophysica Acta (BBA) - Reviews on Cancer. 2026;1881(1):189515.</w:t>
      </w:r>
    </w:p>
    <w:p w14:paraId="00B8977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111. </w:t>
      </w:r>
      <w:r>
        <w:rPr>
          <w:rFonts w:cs="Times New Roman"/>
          <w:bCs/>
          <w:noProof/>
          <w:color w:val="000000" w:themeColor="text1"/>
        </w:rPr>
        <w:tab/>
        <w:t>Jo S, Li L, Thakur C, Telfer KA, Sultan H, Ohara RA, et al. mRNA vaccines engage unconventional pathways in CD8+ T cell priming. Nature. 2026 Apr 15;1–10.</w:t>
      </w:r>
    </w:p>
    <w:p w14:paraId="1048FF9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112. </w:t>
      </w:r>
      <w:r>
        <w:rPr>
          <w:rFonts w:cs="Times New Roman"/>
          <w:bCs/>
          <w:noProof/>
          <w:color w:val="000000" w:themeColor="text1"/>
        </w:rPr>
        <w:tab/>
        <w:t>Alkayyal AA. Neoantigen-Encoded Oncolytic Viruses as Personalized Cancer Vaccines. Pharmaceuticals. 2026;19(3):364.</w:t>
      </w:r>
    </w:p>
    <w:p w14:paraId="6FFA55C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113. </w:t>
      </w:r>
      <w:r>
        <w:rPr>
          <w:rFonts w:cs="Times New Roman"/>
          <w:bCs/>
          <w:noProof/>
          <w:color w:val="000000" w:themeColor="text1"/>
        </w:rPr>
        <w:tab/>
        <w:t>ALaqeel NK. Advances in personalized cancer vaccine to nanotechnology innovations. Cancer Treatment and Research Communications. 2026;46:101060.</w:t>
      </w:r>
    </w:p>
    <w:p w14:paraId="07AA3C41"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114. </w:t>
      </w:r>
      <w:r>
        <w:rPr>
          <w:rFonts w:cs="Times New Roman"/>
          <w:bCs/>
          <w:noProof/>
          <w:color w:val="000000" w:themeColor="text1"/>
        </w:rPr>
        <w:tab/>
        <w:t>Iamukova L, Alferova E. Personalized Cancer Vaccines in the Clinical Trial Pipeline. Asia-Pac J Clncl Oncology. 2025;22(3):362–8.</w:t>
      </w:r>
    </w:p>
    <w:p w14:paraId="727DF555" w14:textId="55584C2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115. </w:t>
      </w:r>
      <w:r>
        <w:rPr>
          <w:rFonts w:cs="Times New Roman"/>
          <w:bCs/>
          <w:noProof/>
          <w:color w:val="000000" w:themeColor="text1"/>
        </w:rPr>
        <w:tab/>
        <w:t>Wang N, Zhang X, Gao Z, Jiang X, Li J, Hao J, et al. Personalized Vaccination of Tumor</w:t>
      </w:r>
      <w:r>
        <w:rPr>
          <w:rFonts w:cs="Times New Roman" w:hint="eastAsia"/>
          <w:bCs/>
          <w:noProof/>
          <w:color w:val="000000" w:themeColor="text1"/>
        </w:rPr>
        <w:t>‐</w:t>
      </w:r>
      <w:r>
        <w:rPr>
          <w:rFonts w:cs="Times New Roman"/>
          <w:bCs/>
          <w:noProof/>
          <w:color w:val="000000" w:themeColor="text1"/>
        </w:rPr>
        <w:t xml:space="preserve">Derived Antigens and STING Agonists for Specific Cancer Immunotherapy. </w:t>
      </w:r>
      <w:r w:rsidR="00FA45CE" w:rsidRPr="00097234">
        <w:rPr>
          <w:rFonts w:cs="Times New Roman"/>
          <w:bCs/>
          <w:noProof/>
          <w:color w:val="000000" w:themeColor="text1"/>
        </w:rPr>
        <w:t>Adv Mater. 2026 Jan;38(2):e20325.</w:t>
      </w:r>
    </w:p>
    <w:p w14:paraId="733681A5" w14:textId="3949E35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116. </w:t>
      </w:r>
      <w:r>
        <w:rPr>
          <w:rFonts w:cs="Times New Roman"/>
          <w:bCs/>
          <w:noProof/>
          <w:color w:val="000000" w:themeColor="text1"/>
        </w:rPr>
        <w:tab/>
        <w:t xml:space="preserve">Mirabile-Brightman SE, Butterfield LH. Advances in the development of personalized neoantigen therapies. </w:t>
      </w:r>
      <w:r w:rsidR="00C919F6" w:rsidRPr="00097234">
        <w:rPr>
          <w:rFonts w:cs="Times New Roman"/>
          <w:bCs/>
          <w:noProof/>
          <w:color w:val="000000" w:themeColor="text1"/>
        </w:rPr>
        <w:t>Exp Med. 2026 Feb 2;223(2):e20241234.</w:t>
      </w:r>
    </w:p>
    <w:p w14:paraId="68EFB44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117. </w:t>
      </w:r>
      <w:r>
        <w:rPr>
          <w:rFonts w:cs="Times New Roman"/>
          <w:bCs/>
          <w:noProof/>
          <w:color w:val="000000" w:themeColor="text1"/>
        </w:rPr>
        <w:tab/>
        <w:t>Chiello JL, Shaikh N, Jacobi J, Gaulin N, Santos G, Keck C, et al. BiTE-secreting T cells rationally combine with PD-1 blockade and vaccine boosting to reshape antitumor immunity in ovarian cancer. Molecular Therapy. 2026;34(1):455–78.</w:t>
      </w:r>
    </w:p>
    <w:p w14:paraId="0FFF46E9" w14:textId="0338C875"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118. </w:t>
      </w:r>
      <w:r>
        <w:rPr>
          <w:rFonts w:cs="Times New Roman"/>
          <w:bCs/>
          <w:noProof/>
          <w:color w:val="000000" w:themeColor="text1"/>
        </w:rPr>
        <w:tab/>
        <w:t xml:space="preserve">Chen Y, Zheng Y, Shi H, Yang W, Xu H, Li Y, et al. Personalized neoantigen DC vaccine combined with camrelizumab following definitive therapy in locally advanced unresectable esophageal squamous cell carcinoma (CHANT-241): protocol for a randomized controlled trial. </w:t>
      </w:r>
      <w:r w:rsidR="006D5F61" w:rsidRPr="00097234">
        <w:rPr>
          <w:rFonts w:cs="Times New Roman"/>
          <w:bCs/>
          <w:noProof/>
          <w:color w:val="000000" w:themeColor="text1"/>
        </w:rPr>
        <w:t>Front Immunol. 2026 Jan 12;16:1658670. </w:t>
      </w:r>
    </w:p>
    <w:p w14:paraId="0C01D14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119. </w:t>
      </w:r>
      <w:r>
        <w:rPr>
          <w:rFonts w:cs="Times New Roman"/>
          <w:bCs/>
          <w:noProof/>
          <w:color w:val="000000" w:themeColor="text1"/>
        </w:rPr>
        <w:tab/>
        <w:t>Suvvari TK, Killi K, Veggalam S, Kandi V. A new frontier in oncology: Understanding the landscape of cancer vaccines. J Oncol Pharm Pract. 2025;32(4):709–17.</w:t>
      </w:r>
    </w:p>
    <w:p w14:paraId="2721FBB8" w14:textId="57BDF179"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120. </w:t>
      </w:r>
      <w:r>
        <w:rPr>
          <w:rFonts w:cs="Times New Roman"/>
          <w:bCs/>
          <w:noProof/>
          <w:color w:val="000000" w:themeColor="text1"/>
        </w:rPr>
        <w:tab/>
        <w:t>AuYeung YM, Zeng Z, Zhou LC, Zhan J, Wang Z, Guo J, et al. Engineering M13 Filamentous Phages to Target Dendritic Cells and Elicit Anti</w:t>
      </w:r>
      <w:r>
        <w:rPr>
          <w:rFonts w:cs="Times New Roman" w:hint="eastAsia"/>
          <w:bCs/>
          <w:noProof/>
          <w:color w:val="000000" w:themeColor="text1"/>
        </w:rPr>
        <w:t>‐</w:t>
      </w:r>
      <w:r>
        <w:rPr>
          <w:rFonts w:cs="Times New Roman"/>
          <w:bCs/>
          <w:noProof/>
          <w:color w:val="000000" w:themeColor="text1"/>
        </w:rPr>
        <w:t xml:space="preserve">Tumour Immunity. </w:t>
      </w:r>
      <w:r w:rsidR="00C404FE" w:rsidRPr="00097234">
        <w:rPr>
          <w:rFonts w:cs="Times New Roman"/>
          <w:bCs/>
          <w:noProof/>
          <w:color w:val="000000" w:themeColor="text1"/>
        </w:rPr>
        <w:t>Small. 2026 Feb;22(7):e05791.</w:t>
      </w:r>
    </w:p>
    <w:p w14:paraId="3360367E"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121. </w:t>
      </w:r>
      <w:r>
        <w:rPr>
          <w:rFonts w:cs="Times New Roman"/>
          <w:bCs/>
          <w:noProof/>
          <w:color w:val="000000" w:themeColor="text1"/>
        </w:rPr>
        <w:tab/>
        <w:t>Ely ZA, Kulstad ZJ, Gunaydin G, Addepalli S, Verzani EK, Casarrubios M, et al. Pancreatic cancer-restricted cryptic antigens are targets for T cell recognition. Science. 2025 May;388(6747):eadk3487.</w:t>
      </w:r>
    </w:p>
    <w:p w14:paraId="10DEA02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122. </w:t>
      </w:r>
      <w:r>
        <w:rPr>
          <w:rFonts w:cs="Times New Roman"/>
          <w:bCs/>
          <w:noProof/>
          <w:color w:val="000000" w:themeColor="text1"/>
        </w:rPr>
        <w:tab/>
        <w:t>Ruiz Cuevas MV, Hardy M-P, Hollý J, Bonneil É, Durette C, Courcelles M, et al. Most non-canonical proteins uniquely populate the proteome or immunopeptidome. Cell Rep. 2021 Mar 9;34(10):108815.</w:t>
      </w:r>
    </w:p>
    <w:p w14:paraId="597C23C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123. </w:t>
      </w:r>
      <w:r>
        <w:rPr>
          <w:rFonts w:cs="Times New Roman"/>
          <w:bCs/>
          <w:noProof/>
          <w:color w:val="000000" w:themeColor="text1"/>
        </w:rPr>
        <w:tab/>
        <w:t>Leidner R, Sanjuan Silva N, Huang H, Sprott D, Zheng C, Shih Y-P, et al. Neoantigen T-cell receptor gene therapy in pancreatic cancer. N Engl J Med. 2022 June 2;386(22):2112–9.</w:t>
      </w:r>
    </w:p>
    <w:p w14:paraId="2C110FD1"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124. </w:t>
      </w:r>
      <w:r>
        <w:rPr>
          <w:rFonts w:cs="Times New Roman"/>
          <w:bCs/>
          <w:noProof/>
          <w:color w:val="000000" w:themeColor="text1"/>
        </w:rPr>
        <w:tab/>
        <w:t>Wu T, Hu E, Xu S, Chen M, Guo P, Dai Z, et al. clusterProfiler 4.0: A universal enrichment tool for interpreting omics data. Innovation (Camb). 2021 Aug 28;2(3):100141.</w:t>
      </w:r>
    </w:p>
    <w:p w14:paraId="77BA346E"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125. </w:t>
      </w:r>
      <w:r>
        <w:rPr>
          <w:rFonts w:cs="Times New Roman"/>
          <w:bCs/>
          <w:noProof/>
          <w:color w:val="000000" w:themeColor="text1"/>
        </w:rPr>
        <w:tab/>
        <w:t>Jones P, Binns D, Chang H-Y, Fraser M, Li W, McAnulla C, et al. InterProScan 5: genome-scale protein function classification. Bioinformatics. 2014 May;30(9):1236–40.</w:t>
      </w:r>
    </w:p>
    <w:p w14:paraId="138B150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126. </w:t>
      </w:r>
      <w:r>
        <w:rPr>
          <w:rFonts w:cs="Times New Roman"/>
          <w:bCs/>
          <w:noProof/>
          <w:color w:val="000000" w:themeColor="text1"/>
        </w:rPr>
        <w:tab/>
        <w:t>Wang D, Liu D, Yuchi J, He F, Jiang Y, Cai S, et al. MusiteDeep: a deep-learning based webserver for protein post-translational modification site prediction and visualization. Nucleic Acids Res. 2020 July;48(W1):W140–6.</w:t>
      </w:r>
    </w:p>
    <w:p w14:paraId="2B18904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127. </w:t>
      </w:r>
      <w:r>
        <w:rPr>
          <w:rFonts w:cs="Times New Roman"/>
          <w:bCs/>
          <w:noProof/>
          <w:color w:val="000000" w:themeColor="text1"/>
        </w:rPr>
        <w:tab/>
        <w:t>Szolek A, Schubert B, Mohr C, Sturm M, Feldhahn M, Kohlbacher O. OptiType: precision HLA typing from next-generation sequencing data. Bioinformatics. 2014 Dec;30(23):3310–6.</w:t>
      </w:r>
    </w:p>
    <w:p w14:paraId="5E52BF9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128. </w:t>
      </w:r>
      <w:r>
        <w:rPr>
          <w:rFonts w:cs="Times New Roman"/>
          <w:bCs/>
          <w:noProof/>
          <w:color w:val="000000" w:themeColor="text1"/>
        </w:rPr>
        <w:tab/>
        <w:t>Bassani-Sternberg M, Pletscher-Frankild S, Jensen LJ, Mann M. Mass spectrometry of human leukocyte antigen class I peptidomes reveals strong effects of protein abundance and turnover on antigen presentation. Mol Cell Proteomics. 2015 Mar;14(3):658–73.</w:t>
      </w:r>
    </w:p>
    <w:p w14:paraId="646DA2C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129. </w:t>
      </w:r>
      <w:r>
        <w:rPr>
          <w:rFonts w:cs="Times New Roman"/>
          <w:bCs/>
          <w:noProof/>
          <w:color w:val="000000" w:themeColor="text1"/>
        </w:rPr>
        <w:tab/>
        <w:t>Byrne A, Le D, Sereti K, Menon H, Vaidya S, Patel N, et al. Single-cell long-read targeted sequencing reveals transcriptional variation in ovarian cancer. Nat Commun. 2024 Aug 12;15(1):6916.</w:t>
      </w:r>
    </w:p>
    <w:p w14:paraId="4A7439B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130. </w:t>
      </w:r>
      <w:r>
        <w:rPr>
          <w:rFonts w:cs="Times New Roman"/>
          <w:bCs/>
          <w:noProof/>
          <w:color w:val="000000" w:themeColor="text1"/>
        </w:rPr>
        <w:tab/>
        <w:t>Xiang H, Guan X, Wei Y, Luo S, Zhang H, Bu F, et al. Predominant mutated non-canonical tumor-specific antigens identified by proteogenomics demonstrate immunogenicity and tumor suppression in CRC. Cell Genom. 2026 Jan 14;6(1):101062.</w:t>
      </w:r>
    </w:p>
    <w:p w14:paraId="744176E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131. </w:t>
      </w:r>
      <w:r>
        <w:rPr>
          <w:rFonts w:cs="Times New Roman"/>
          <w:bCs/>
          <w:noProof/>
          <w:color w:val="000000" w:themeColor="text1"/>
        </w:rPr>
        <w:tab/>
        <w:t>Xiong Z, Kong Q, Chagantipati B, Stepniak A, Jaswal AP, Sneiderman CT, et al. C/EBPβ-induced alternative splicing of RCAN1 generates a potent TCR-T target in mesenchymal glioblastoma. Cell Mol Immunol. 2026 Jan;23(1):94–113.</w:t>
      </w:r>
    </w:p>
    <w:p w14:paraId="099DD59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132. </w:t>
      </w:r>
      <w:r>
        <w:rPr>
          <w:rFonts w:cs="Times New Roman"/>
          <w:bCs/>
          <w:noProof/>
          <w:color w:val="000000" w:themeColor="text1"/>
        </w:rPr>
        <w:tab/>
        <w:t>Savoie C, Wu Z, Saab F, St-Laurent T, Thibault LN, Beauparlant CB, et al. The GF-NEO discovery platform unveils a [KQE][DG] sequence motif within fusion neoantigens in pediatric cancer. iScience. 2026 Feb 20;29(2):114512.</w:t>
      </w:r>
    </w:p>
    <w:p w14:paraId="37DE5E2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133. </w:t>
      </w:r>
      <w:r>
        <w:rPr>
          <w:rFonts w:cs="Times New Roman"/>
          <w:bCs/>
          <w:noProof/>
          <w:color w:val="000000" w:themeColor="text1"/>
        </w:rPr>
        <w:tab/>
        <w:t>Dobin A, Davis CA, Schlesinger F, Drenkow J, Zaleski C, Jha S, et al. STAR: ultrafast universal RNA-seq aligner. Bioinformatics. 2013 Jan;29(1):15–21.</w:t>
      </w:r>
    </w:p>
    <w:p w14:paraId="25C5EB0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134. </w:t>
      </w:r>
      <w:r>
        <w:rPr>
          <w:rFonts w:cs="Times New Roman"/>
          <w:bCs/>
          <w:noProof/>
          <w:color w:val="000000" w:themeColor="text1"/>
        </w:rPr>
        <w:tab/>
        <w:t>Patro R, Duggal G, Love MI, Irizarry RA, Kingsford C. Salmon provides fast and bias-aware quantification of transcript expression. Nat Methods. 2017 Apr;14(4):417–9.</w:t>
      </w:r>
    </w:p>
    <w:p w14:paraId="08BB510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135. </w:t>
      </w:r>
      <w:r>
        <w:rPr>
          <w:rFonts w:cs="Times New Roman"/>
          <w:bCs/>
          <w:noProof/>
          <w:color w:val="000000" w:themeColor="text1"/>
        </w:rPr>
        <w:tab/>
        <w:t>Moffitt RA, Marayati R, Flate EL, Volmar KE, Loeza SGH, Hoadley KA, et al. Virtual microdissection identifies distinct tumor- and stroma-specific subtypes of pancreatic ductal adenocarcinoma. Nat Genet. 2015 Oct;47(10):1168–78.</w:t>
      </w:r>
    </w:p>
    <w:p w14:paraId="32932A0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136. </w:t>
      </w:r>
      <w:r>
        <w:rPr>
          <w:rFonts w:cs="Times New Roman"/>
          <w:bCs/>
          <w:noProof/>
          <w:color w:val="000000" w:themeColor="text1"/>
        </w:rPr>
        <w:tab/>
        <w:t>Dijk F, Veenstra VL, Soer EC, Dings MPG, Zhao L, Halfwerk JB, et al. Unsupervised class discovery in pancreatic ductal adenocarcinoma reveals cell-intrinsic mesenchymal features and high concordance between existing classification systems. Sci Rep. 2020 Jan;10(1):337.</w:t>
      </w:r>
    </w:p>
    <w:p w14:paraId="0DAA397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137. </w:t>
      </w:r>
      <w:r>
        <w:rPr>
          <w:rFonts w:cs="Times New Roman"/>
          <w:bCs/>
          <w:noProof/>
          <w:color w:val="000000" w:themeColor="text1"/>
        </w:rPr>
        <w:tab/>
        <w:t>Barretina J, Caponigro G, Stransky N, Venkatesan K, Margolin AA, Kim S, et al. The Cancer Cell Line Encyclopedia enables predictive modelling of anticancer drug sensitivity. Nature. 2012 Mar;483(7391):603–7.</w:t>
      </w:r>
    </w:p>
    <w:p w14:paraId="64D645F4" w14:textId="7F361393" w:rsidR="007837C6" w:rsidRPr="00097234" w:rsidRDefault="004A53E9" w:rsidP="00AC74E8">
      <w:pPr>
        <w:pStyle w:val="a0"/>
        <w:tabs>
          <w:tab w:val="left" w:pos="440"/>
        </w:tabs>
        <w:spacing w:before="0" w:after="160"/>
        <w:rPr>
          <w:rFonts w:cs="Times New Roman"/>
          <w:bCs/>
          <w:color w:val="000000" w:themeColor="text1"/>
        </w:rPr>
      </w:pPr>
      <w:r>
        <w:rPr>
          <w:rFonts w:cs="Times New Roman"/>
          <w:bCs/>
          <w:noProof/>
          <w:color w:val="000000" w:themeColor="text1"/>
        </w:rPr>
        <w:t xml:space="preserve">138. </w:t>
      </w:r>
      <w:r>
        <w:rPr>
          <w:rFonts w:cs="Times New Roman"/>
          <w:bCs/>
          <w:noProof/>
          <w:color w:val="000000" w:themeColor="text1"/>
        </w:rPr>
        <w:tab/>
        <w:t>Guo S, Shi X, Gao S, Hou Q, Jiang L, Li B, et al. The landscape of genetic alterations stratified prognosis in Oriental pancreatic cancer patients. Front Oncol. 2021 July;11:717989.</w:t>
      </w:r>
      <w:r w:rsidR="007837C6" w:rsidRPr="00097234">
        <w:rPr>
          <w:rFonts w:cs="Times New Roman"/>
          <w:bCs/>
          <w:color w:val="000000" w:themeColor="text1"/>
        </w:rPr>
        <w:fldChar w:fldCharType="end"/>
      </w:r>
    </w:p>
    <w:p w14:paraId="739BBED6" w14:textId="77777777" w:rsidR="004A1893" w:rsidRPr="007837C6" w:rsidRDefault="004A1893">
      <w:pPr>
        <w:pStyle w:val="FirstParagraph"/>
        <w:spacing w:before="0" w:after="160"/>
      </w:pPr>
    </w:p>
    <w:p w14:paraId="6225BDA3"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82" w:name="funding"/>
      <w:bookmarkEnd w:id="81"/>
      <w:r w:rsidRPr="00913562">
        <w:rPr>
          <w:rFonts w:ascii="Times New Roman" w:hAnsi="Times New Roman" w:cs="Times New Roman"/>
          <w:bCs/>
          <w:color w:val="000000" w:themeColor="text1"/>
          <w:sz w:val="32"/>
          <w:szCs w:val="32"/>
        </w:rPr>
        <w:t>Funding</w:t>
      </w:r>
    </w:p>
    <w:p w14:paraId="6225BDA4" w14:textId="77777777" w:rsidR="00E60283" w:rsidRPr="008771DF" w:rsidRDefault="009A50DA" w:rsidP="00913562">
      <w:pPr>
        <w:pStyle w:val="FirstParagraph"/>
        <w:spacing w:before="0" w:after="160"/>
        <w:rPr>
          <w:rFonts w:cs="Times New Roman"/>
        </w:rPr>
      </w:pPr>
      <w:r>
        <w:rPr>
          <w:rFonts w:cs="Times New Roman"/>
        </w:rPr>
        <w:t>This work was supported by the Shenzhen Medical Research Funds (C2303002, X.W.); startup grant (4937084, X.W.), direct grant (2024.175, X.W.), Faculty Postdoctoral Fellowship Scheme (FPFS/24-25/053, FPFS/23-24/061C, FPFS/23-24/060, X.W.), and Research Committee – Group Research Scheme 2022-23 (WW/</w:t>
      </w:r>
      <w:proofErr w:type="spellStart"/>
      <w:r>
        <w:rPr>
          <w:rFonts w:cs="Times New Roman"/>
        </w:rPr>
        <w:t>rc</w:t>
      </w:r>
      <w:proofErr w:type="spellEnd"/>
      <w:r>
        <w:rPr>
          <w:rFonts w:cs="Times New Roman"/>
        </w:rPr>
        <w:t>/grs2223/0560/23en, X.W.) by the Chinese University of Hong Kong; the Research Grants Council (</w:t>
      </w:r>
      <w:proofErr w:type="spellStart"/>
      <w:r>
        <w:rPr>
          <w:rFonts w:cs="Times New Roman"/>
        </w:rPr>
        <w:t>AoE</w:t>
      </w:r>
      <w:proofErr w:type="spellEnd"/>
      <w:r>
        <w:rPr>
          <w:rFonts w:cs="Times New Roman"/>
        </w:rPr>
        <w:t>/M-401/20, R4007-23, C4024-22GF, 14104223, 11103921, and 14111522, X.W.); Health and Medical Research Fund (08192166, X.W.); Jiangxi Overseas High-Level Talent Project (20232BCJ25029, X.W.).</w:t>
      </w:r>
    </w:p>
    <w:p w14:paraId="6225BDA5"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83" w:name="acknowledgements"/>
      <w:bookmarkEnd w:id="82"/>
      <w:r w:rsidRPr="00913562">
        <w:rPr>
          <w:rFonts w:ascii="Times New Roman" w:hAnsi="Times New Roman" w:cs="Times New Roman"/>
          <w:bCs/>
          <w:color w:val="000000" w:themeColor="text1"/>
          <w:sz w:val="32"/>
          <w:szCs w:val="32"/>
        </w:rPr>
        <w:t>Acknowledgements</w:t>
      </w:r>
    </w:p>
    <w:p w14:paraId="6225BDA6" w14:textId="77777777" w:rsidR="00E60283" w:rsidRPr="008771DF" w:rsidRDefault="009A50DA" w:rsidP="00913562">
      <w:pPr>
        <w:pStyle w:val="FirstParagraph"/>
        <w:spacing w:before="0" w:after="160"/>
        <w:rPr>
          <w:rFonts w:cs="Times New Roman"/>
        </w:rPr>
      </w:pPr>
      <w:r>
        <w:rPr>
          <w:rFonts w:cs="Times New Roman"/>
        </w:rPr>
        <w:t>The authors thank [Collaborators] for providing reagents, [Core Facility] for sequencing support, and [Blood Bank] for providing PBMC donor samples.</w:t>
      </w:r>
    </w:p>
    <w:bookmarkEnd w:id="83"/>
    <w:p w14:paraId="23CE0225" w14:textId="77777777" w:rsidR="003E0FB6" w:rsidRPr="00913562" w:rsidRDefault="009A50DA" w:rsidP="00913562">
      <w:pPr>
        <w:pStyle w:val="1"/>
        <w:spacing w:after="0"/>
        <w:rPr>
          <w:rFonts w:cs="Times New Roman"/>
          <w:color w:val="000000" w:themeColor="text1"/>
          <w:sz w:val="32"/>
          <w:szCs w:val="32"/>
          <w:lang w:val="de-DE"/>
        </w:rPr>
      </w:pPr>
      <w:r w:rsidRPr="00913562">
        <w:rPr>
          <w:rFonts w:ascii="Times New Roman" w:hAnsi="Times New Roman" w:cs="Times New Roman"/>
          <w:color w:val="000000" w:themeColor="text1"/>
          <w:sz w:val="32"/>
          <w:szCs w:val="32"/>
          <w:lang w:val="de-DE"/>
        </w:rPr>
        <w:t>Figure Legends</w:t>
      </w:r>
    </w:p>
    <w:p w14:paraId="3134FDA4" w14:textId="14A507A1" w:rsidR="003E0FB6" w:rsidRDefault="009A50DA" w:rsidP="00913562">
      <w:pPr>
        <w:pStyle w:val="a0"/>
        <w:spacing w:before="0"/>
        <w:rPr>
          <w:rFonts w:cs="Times New Roman"/>
          <w:b/>
          <w:color w:val="000000" w:themeColor="text1"/>
        </w:rPr>
      </w:pPr>
      <w:r w:rsidRPr="00913562">
        <w:rPr>
          <w:rFonts w:cs="Times New Roman"/>
          <w:b/>
          <w:color w:val="000000" w:themeColor="text1"/>
        </w:rPr>
        <w:t>Figure 1.</w:t>
      </w:r>
      <w:r w:rsidRPr="00913562">
        <w:rPr>
          <w:rFonts w:cs="Times New Roman"/>
          <w:color w:val="000000" w:themeColor="text1"/>
        </w:rPr>
        <w:t xml:space="preserve"> </w:t>
      </w:r>
      <w:r w:rsidRPr="00913562">
        <w:rPr>
          <w:rFonts w:cs="Times New Roman"/>
          <w:b/>
          <w:bCs/>
          <w:color w:val="000000" w:themeColor="text1"/>
        </w:rPr>
        <w:t>Integrated long- and short-read transcriptomics resolves the full-length splicing landscape of PDAC</w:t>
      </w:r>
      <w:r>
        <w:rPr>
          <w:rFonts w:cs="Times New Roman"/>
          <w:color w:val="000000" w:themeColor="text1"/>
        </w:rPr>
        <w:t>.</w:t>
      </w:r>
      <w:r w:rsidRPr="003B2E54">
        <w:rPr>
          <w:rFonts w:cs="Times New Roman"/>
          <w:b/>
          <w:color w:val="000000" w:themeColor="text1"/>
        </w:rPr>
        <w:t xml:space="preserve"> </w:t>
      </w:r>
      <w:r w:rsidR="003B2E54" w:rsidRPr="003B2E54">
        <w:rPr>
          <w:rFonts w:cs="Times New Roman"/>
          <w:b/>
          <w:color w:val="000000" w:themeColor="text1"/>
        </w:rPr>
        <w:t xml:space="preserve">(a) </w:t>
      </w:r>
      <w:r w:rsidR="003B2E54" w:rsidRPr="003B2E54">
        <w:rPr>
          <w:rFonts w:cs="Times New Roman"/>
          <w:bCs/>
          <w:color w:val="000000" w:themeColor="text1"/>
        </w:rPr>
        <w:t xml:space="preserve">Schematic overview of the hybrid sequencing workflow combining PacBio Iso-Seq long-read and short-read RNA-seq for construction of the comprehensive consensus transcriptome. </w:t>
      </w:r>
      <w:r w:rsidR="003B2E54" w:rsidRPr="003B2E54">
        <w:rPr>
          <w:rFonts w:cs="Times New Roman"/>
          <w:b/>
          <w:color w:val="000000" w:themeColor="text1"/>
        </w:rPr>
        <w:t>(b)</w:t>
      </w:r>
      <w:r w:rsidR="003B2E54" w:rsidRPr="003B2E54">
        <w:rPr>
          <w:rFonts w:cs="Times New Roman"/>
          <w:bCs/>
          <w:color w:val="000000" w:themeColor="text1"/>
        </w:rPr>
        <w:t xml:space="preserve"> SQANTI3 isoform classification and BUSCO completeness assessment of long-read isoforms across different filtering stringencies.</w:t>
      </w:r>
      <w:r w:rsidR="003B2E54" w:rsidRPr="003B2E54">
        <w:rPr>
          <w:rFonts w:cs="Times New Roman"/>
          <w:b/>
          <w:color w:val="000000" w:themeColor="text1"/>
        </w:rPr>
        <w:t xml:space="preserve"> (c) </w:t>
      </w:r>
      <w:r w:rsidR="003B2E54" w:rsidRPr="003B2E54">
        <w:rPr>
          <w:rFonts w:cs="Times New Roman"/>
          <w:bCs/>
          <w:color w:val="000000" w:themeColor="text1"/>
        </w:rPr>
        <w:t xml:space="preserve">Cross-cohort validation of novel isoform detection rates across six independent PDAC datasets (Network, Purist, TEP2022, AMC, CCLE, and </w:t>
      </w:r>
      <w:proofErr w:type="spellStart"/>
      <w:r w:rsidR="003B2E54" w:rsidRPr="003B2E54">
        <w:rPr>
          <w:rFonts w:cs="Times New Roman"/>
          <w:bCs/>
          <w:color w:val="000000" w:themeColor="text1"/>
        </w:rPr>
        <w:t>Changhai</w:t>
      </w:r>
      <w:proofErr w:type="spellEnd"/>
      <w:r w:rsidR="003B2E54" w:rsidRPr="003B2E54">
        <w:rPr>
          <w:rFonts w:cs="Times New Roman"/>
          <w:bCs/>
          <w:color w:val="000000" w:themeColor="text1"/>
        </w:rPr>
        <w:t xml:space="preserve">). </w:t>
      </w:r>
      <w:r w:rsidR="003B2E54" w:rsidRPr="003B2E54">
        <w:rPr>
          <w:rFonts w:cs="Times New Roman"/>
          <w:b/>
          <w:color w:val="000000" w:themeColor="text1"/>
        </w:rPr>
        <w:t>(d)</w:t>
      </w:r>
      <w:r w:rsidR="003B2E54" w:rsidRPr="003B2E54">
        <w:rPr>
          <w:rFonts w:cs="Times New Roman"/>
          <w:bCs/>
          <w:color w:val="000000" w:themeColor="text1"/>
        </w:rPr>
        <w:t xml:space="preserve"> Distribution of SQANTI3 structural classifications for the 10,497 novel (left) and all 22,784 total identified isoforms (right) after filtering. </w:t>
      </w:r>
      <w:r w:rsidR="003B2E54" w:rsidRPr="003B2E54">
        <w:rPr>
          <w:rFonts w:cs="Times New Roman"/>
          <w:b/>
          <w:color w:val="000000" w:themeColor="text1"/>
        </w:rPr>
        <w:t xml:space="preserve">(e) </w:t>
      </w:r>
      <w:r w:rsidR="003B2E54" w:rsidRPr="003B2E54">
        <w:rPr>
          <w:rFonts w:cs="Times New Roman"/>
          <w:bCs/>
          <w:color w:val="000000" w:themeColor="text1"/>
        </w:rPr>
        <w:t>KEGG pathway enrichment analysis of genes harboring novel isoforms. Abbreviations: PDAC, pancreatic ductal adenocarcinoma; CCS, circular consensus sequence; FLNC, full-length non-chimeric reads; BUSCO, Benchmarking Universal Single-Copy Orthologs; ISM, incomplete splice match; NIC, novel in catalog; NNC, novel not in catalog; KEGG, Kyoto Encyclopedia of Genes and Genomes.</w:t>
      </w:r>
    </w:p>
    <w:p w14:paraId="7E27D209" w14:textId="77777777" w:rsidR="003B2E54" w:rsidRPr="00913562" w:rsidRDefault="003B2E54" w:rsidP="00913562">
      <w:pPr>
        <w:pStyle w:val="a0"/>
        <w:spacing w:before="0"/>
        <w:rPr>
          <w:rFonts w:cs="Times New Roman"/>
          <w:color w:val="000000" w:themeColor="text1"/>
        </w:rPr>
      </w:pPr>
    </w:p>
    <w:p w14:paraId="0A36EB28" w14:textId="363A5F39" w:rsidR="003B2E54" w:rsidRDefault="009A50DA" w:rsidP="003B2E54">
      <w:pPr>
        <w:pStyle w:val="a0"/>
      </w:pPr>
      <w:r w:rsidRPr="00913562">
        <w:rPr>
          <w:rFonts w:cs="Times New Roman"/>
          <w:b/>
          <w:color w:val="000000" w:themeColor="text1"/>
        </w:rPr>
        <w:t>Figure 2.</w:t>
      </w:r>
      <w:r w:rsidRPr="00913562">
        <w:rPr>
          <w:rFonts w:cs="Times New Roman"/>
          <w:color w:val="000000" w:themeColor="text1"/>
        </w:rPr>
        <w:t xml:space="preserve"> </w:t>
      </w:r>
      <w:r w:rsidRPr="00913562">
        <w:rPr>
          <w:rFonts w:cs="Times New Roman"/>
          <w:b/>
          <w:bCs/>
          <w:color w:val="000000" w:themeColor="text1"/>
        </w:rPr>
        <w:t>Alternative splicing events landscape and functional enrichment.</w:t>
      </w:r>
      <w:r w:rsidRPr="00913562">
        <w:rPr>
          <w:rFonts w:cs="Times New Roman"/>
          <w:color w:val="000000" w:themeColor="text1"/>
        </w:rPr>
        <w:t xml:space="preserve"> </w:t>
      </w:r>
      <w:r w:rsidR="003B2E54" w:rsidRPr="004079D0">
        <w:rPr>
          <w:b/>
          <w:bCs/>
        </w:rPr>
        <w:t>(a)</w:t>
      </w:r>
      <w:r w:rsidR="003B2E54">
        <w:t xml:space="preserve"> </w:t>
      </w:r>
      <w:proofErr w:type="spellStart"/>
      <w:r w:rsidR="003B2E54">
        <w:t>UpSet</w:t>
      </w:r>
      <w:proofErr w:type="spellEnd"/>
      <w:r w:rsidR="003B2E54">
        <w:t xml:space="preserve"> plot showing the co-occurrence counts of alternative splicing (AS) event types. The inset pie chart represents the proportional distribution across seven AS event types. The total number of events for novel (N = 10,871) and known (N = 12,643) isoforms are indicated. </w:t>
      </w:r>
      <w:r w:rsidR="003B2E54" w:rsidRPr="004079D0">
        <w:rPr>
          <w:b/>
          <w:bCs/>
        </w:rPr>
        <w:t xml:space="preserve">(b) </w:t>
      </w:r>
      <w:r w:rsidR="003B2E54">
        <w:t xml:space="preserve">Volcano plot of differentially spliced events, where each dot represents an individual AS event. Dashed lines indicate the significance and effect size thresholds (|ΔPSI| ≥ 0.2, P &lt; 0.01, Mann–Whitney U test) comparing 13 PDAC tumors against 6 normal tissues from the JP cohort (GSE196009). </w:t>
      </w:r>
      <w:r w:rsidR="003B2E54" w:rsidRPr="004079D0">
        <w:rPr>
          <w:b/>
          <w:bCs/>
        </w:rPr>
        <w:t xml:space="preserve">(c) </w:t>
      </w:r>
      <w:r w:rsidR="003B2E54">
        <w:t xml:space="preserve">PSI distributions for </w:t>
      </w:r>
      <w:r w:rsidR="000E572B" w:rsidRPr="000E572B">
        <w:rPr>
          <w:rFonts w:eastAsiaTheme="minorEastAsia" w:cs="Times New Roman"/>
        </w:rPr>
        <w:t>nine</w:t>
      </w:r>
      <w:r w:rsidR="003B2E54">
        <w:t xml:space="preserve"> representative dysregulated splicing events (n = 13 tumors, n = 6 normal). In box plots, the center line represents the median, box limits indicate the first and third quartiles (Q1 and Q3), and whiskers extend to 1.5× the IQR. </w:t>
      </w:r>
      <w:r w:rsidR="003B2E54" w:rsidRPr="00203E81">
        <w:rPr>
          <w:b/>
          <w:bCs/>
        </w:rPr>
        <w:t>(d)</w:t>
      </w:r>
      <w:r w:rsidR="003B2E54">
        <w:t xml:space="preserve"> </w:t>
      </w:r>
      <w:del w:id="20017" w:author="V17 revision" w:date="2026-08-24T17:23:58Z">
        <w:r w:rsidR="003B2E54">
          <w:delText xml:space="preserve">GS</w:delText>
        </w:r>
        <w:r w:rsidR="000E572B">
          <w:rPr>
            <w:rFonts w:eastAsiaTheme="minorEastAsia" w:hint="eastAsia"/>
          </w:rPr>
          <w:delText>V</w:delText>
        </w:r>
        <w:r w:rsidR="003B2E54">
          <w:delText xml:space="preserve">A pathway enrichment analysis</w:delText>
        </w:r>
      </w:del>
      <w:ins w:id="20018" w:author="V17 revision" w:date="2026-08-24T17:23:58Z">
        <w:r>
          <w:t>Pathway enrichment analysis</w:t>
        </w:r>
      </w:ins>
      <w:r w:rsidR="003B2E54">
        <w:t xml:space="preserve"> against </w:t>
      </w:r>
      <w:proofErr w:type="spellStart"/>
      <w:r w:rsidR="003B2E54">
        <w:t>MSigDB</w:t>
      </w:r>
      <w:proofErr w:type="spellEnd"/>
      <w:r w:rsidR="003B2E54">
        <w:t xml:space="preserve"> Hallmark gene sets. Only pathways with FDR &lt; 0.25 are shown. </w:t>
      </w:r>
    </w:p>
    <w:p w14:paraId="05DA8B80" w14:textId="519B4478" w:rsidR="003E0FB6" w:rsidRPr="00913562" w:rsidRDefault="009A50DA" w:rsidP="003B2E54">
      <w:pPr>
        <w:pStyle w:val="a0"/>
        <w:rPr>
          <w:rFonts w:cs="Times New Roman"/>
          <w:i/>
          <w:iCs/>
          <w:color w:val="000000" w:themeColor="text1"/>
        </w:rPr>
      </w:pPr>
      <w:r w:rsidRPr="00913562">
        <w:rPr>
          <w:rFonts w:cs="Times New Roman"/>
          <w:b/>
          <w:iCs/>
          <w:color w:val="000000" w:themeColor="text1"/>
        </w:rPr>
        <w:t>Figure 3.</w:t>
      </w:r>
      <w:r w:rsidRPr="00913562">
        <w:rPr>
          <w:rFonts w:cs="Times New Roman"/>
          <w:iCs/>
          <w:color w:val="000000" w:themeColor="text1"/>
        </w:rPr>
        <w:t xml:space="preserve"> </w:t>
      </w:r>
      <w:r w:rsidRPr="00913562">
        <w:rPr>
          <w:rFonts w:cs="Times New Roman"/>
          <w:b/>
          <w:bCs/>
          <w:iCs/>
          <w:color w:val="000000" w:themeColor="text1"/>
        </w:rPr>
        <w:t>Multi-omics characterization and survival analyses of novel translated isoforms.</w:t>
      </w:r>
      <w:r w:rsidRPr="00913562">
        <w:rPr>
          <w:rFonts w:cs="Times New Roman"/>
          <w:iCs/>
          <w:color w:val="000000" w:themeColor="text1"/>
        </w:rPr>
        <w:t xml:space="preserve"> (</w:t>
      </w:r>
      <w:r w:rsidRPr="00913562">
        <w:rPr>
          <w:rFonts w:cs="Times New Roman"/>
          <w:b/>
          <w:bCs/>
          <w:iCs/>
          <w:color w:val="000000" w:themeColor="text1"/>
        </w:rPr>
        <w:t>a-c</w:t>
      </w:r>
      <w:r w:rsidRPr="00913562">
        <w:rPr>
          <w:rFonts w:cs="Times New Roman"/>
          <w:iCs/>
          <w:color w:val="000000" w:themeColor="text1"/>
        </w:rPr>
        <w:t xml:space="preserve">) Summaries of </w:t>
      </w:r>
      <w:r w:rsidRPr="00913562">
        <w:rPr>
          <w:rFonts w:cs="Times New Roman"/>
          <w:b/>
          <w:iCs/>
          <w:color w:val="000000" w:themeColor="text1"/>
        </w:rPr>
        <w:t>(a)</w:t>
      </w:r>
      <w:r w:rsidRPr="00913562">
        <w:rPr>
          <w:rFonts w:cs="Times New Roman"/>
          <w:iCs/>
          <w:color w:val="000000" w:themeColor="text1"/>
        </w:rPr>
        <w:t xml:space="preserve"> ORF identity to </w:t>
      </w:r>
      <w:proofErr w:type="spellStart"/>
      <w:r w:rsidRPr="00913562">
        <w:rPr>
          <w:rFonts w:cs="Times New Roman"/>
          <w:iCs/>
          <w:color w:val="000000" w:themeColor="text1"/>
        </w:rPr>
        <w:t>UniProt</w:t>
      </w:r>
      <w:proofErr w:type="spellEnd"/>
      <w:r w:rsidRPr="00913562">
        <w:rPr>
          <w:rFonts w:cs="Times New Roman"/>
          <w:iCs/>
          <w:color w:val="000000" w:themeColor="text1"/>
        </w:rPr>
        <w:t xml:space="preserve">, </w:t>
      </w:r>
      <w:r w:rsidRPr="00913562">
        <w:rPr>
          <w:rFonts w:cs="Times New Roman"/>
          <w:b/>
          <w:iCs/>
          <w:color w:val="000000" w:themeColor="text1"/>
        </w:rPr>
        <w:t>(b)</w:t>
      </w:r>
      <w:r w:rsidRPr="00913562">
        <w:rPr>
          <w:rFonts w:cs="Times New Roman"/>
          <w:iCs/>
          <w:color w:val="000000" w:themeColor="text1"/>
        </w:rPr>
        <w:t xml:space="preserve"> ORF coding probability, and </w:t>
      </w:r>
      <w:r w:rsidRPr="00913562">
        <w:rPr>
          <w:rFonts w:cs="Times New Roman"/>
          <w:b/>
          <w:iCs/>
          <w:color w:val="000000" w:themeColor="text1"/>
        </w:rPr>
        <w:t>(c)</w:t>
      </w:r>
      <w:r w:rsidRPr="00913562">
        <w:rPr>
          <w:rFonts w:cs="Times New Roman"/>
          <w:iCs/>
          <w:color w:val="000000" w:themeColor="text1"/>
        </w:rPr>
        <w:t xml:space="preserve"> the number of validated isoforms across ISM, NIC, NNC, and </w:t>
      </w:r>
      <w:r w:rsidRPr="00913562">
        <w:rPr>
          <w:rFonts w:eastAsiaTheme="minorEastAsia" w:cs="Times New Roman"/>
          <w:iCs/>
          <w:color w:val="000000" w:themeColor="text1"/>
        </w:rPr>
        <w:t>o</w:t>
      </w:r>
      <w:r w:rsidRPr="00913562">
        <w:rPr>
          <w:rFonts w:cs="Times New Roman"/>
          <w:iCs/>
          <w:color w:val="000000" w:themeColor="text1"/>
        </w:rPr>
        <w:t xml:space="preserve">ther transcript categories. </w:t>
      </w:r>
      <w:r w:rsidRPr="00913562">
        <w:rPr>
          <w:rFonts w:cs="Times New Roman"/>
          <w:b/>
          <w:iCs/>
          <w:color w:val="000000" w:themeColor="text1"/>
        </w:rPr>
        <w:t>(d-f)</w:t>
      </w:r>
      <w:r w:rsidRPr="00913562">
        <w:rPr>
          <w:rFonts w:cs="Times New Roman"/>
          <w:iCs/>
          <w:color w:val="000000" w:themeColor="text1"/>
        </w:rPr>
        <w:t xml:space="preserve"> Stacked bar plots representing the annotation status for functional Domains </w:t>
      </w:r>
      <w:r w:rsidRPr="00913562">
        <w:rPr>
          <w:rFonts w:cs="Times New Roman"/>
          <w:b/>
          <w:iCs/>
          <w:color w:val="000000" w:themeColor="text1"/>
        </w:rPr>
        <w:t>(d)</w:t>
      </w:r>
      <w:r w:rsidRPr="00913562">
        <w:rPr>
          <w:rFonts w:cs="Times New Roman"/>
          <w:iCs/>
          <w:color w:val="000000" w:themeColor="text1"/>
        </w:rPr>
        <w:t xml:space="preserve">, EC numbers </w:t>
      </w:r>
      <w:r w:rsidRPr="00913562">
        <w:rPr>
          <w:rFonts w:cs="Times New Roman"/>
          <w:b/>
          <w:iCs/>
          <w:color w:val="000000" w:themeColor="text1"/>
        </w:rPr>
        <w:t>(e)</w:t>
      </w:r>
      <w:r w:rsidRPr="00913562">
        <w:rPr>
          <w:rFonts w:cs="Times New Roman"/>
          <w:iCs/>
          <w:color w:val="000000" w:themeColor="text1"/>
        </w:rPr>
        <w:t xml:space="preserve">, and PTMs </w:t>
      </w:r>
      <w:r w:rsidRPr="00913562">
        <w:rPr>
          <w:rFonts w:cs="Times New Roman"/>
          <w:b/>
          <w:iCs/>
          <w:color w:val="000000" w:themeColor="text1"/>
        </w:rPr>
        <w:t>(f)</w:t>
      </w:r>
      <w:r w:rsidRPr="00913562">
        <w:rPr>
          <w:rFonts w:cs="Times New Roman"/>
          <w:iCs/>
          <w:color w:val="000000" w:themeColor="text1"/>
        </w:rPr>
        <w:t xml:space="preserve">. </w:t>
      </w:r>
      <w:r w:rsidRPr="00913562">
        <w:rPr>
          <w:rFonts w:cs="Times New Roman"/>
          <w:b/>
          <w:iCs/>
          <w:color w:val="000000" w:themeColor="text1"/>
        </w:rPr>
        <w:t>(g-j)</w:t>
      </w:r>
      <w:r w:rsidRPr="00913562">
        <w:rPr>
          <w:rFonts w:cs="Times New Roman"/>
          <w:iCs/>
          <w:color w:val="000000" w:themeColor="text1"/>
        </w:rPr>
        <w:t xml:space="preserve"> Kaplan-Meier overall survival (OS) analyses showing the prognostic relevance of PLAT-ISM </w:t>
      </w:r>
      <w:r w:rsidRPr="00913562">
        <w:rPr>
          <w:rFonts w:cs="Times New Roman"/>
          <w:b/>
          <w:iCs/>
          <w:color w:val="000000" w:themeColor="text1"/>
        </w:rPr>
        <w:t>(g)</w:t>
      </w:r>
      <w:r w:rsidRPr="00913562">
        <w:rPr>
          <w:rFonts w:cs="Times New Roman"/>
          <w:iCs/>
          <w:color w:val="000000" w:themeColor="text1"/>
        </w:rPr>
        <w:t xml:space="preserve">, ITGA3-ISM </w:t>
      </w:r>
      <w:r w:rsidRPr="00913562">
        <w:rPr>
          <w:rFonts w:cs="Times New Roman"/>
          <w:b/>
          <w:iCs/>
          <w:color w:val="000000" w:themeColor="text1"/>
        </w:rPr>
        <w:t>(h)</w:t>
      </w:r>
      <w:r w:rsidRPr="00913562">
        <w:rPr>
          <w:rFonts w:cs="Times New Roman"/>
          <w:iCs/>
          <w:color w:val="000000" w:themeColor="text1"/>
        </w:rPr>
        <w:t xml:space="preserve">, PLAU-ISM </w:t>
      </w:r>
      <w:r w:rsidRPr="00913562">
        <w:rPr>
          <w:rFonts w:cs="Times New Roman"/>
          <w:b/>
          <w:iCs/>
          <w:color w:val="000000" w:themeColor="text1"/>
        </w:rPr>
        <w:t>(</w:t>
      </w:r>
      <w:proofErr w:type="spellStart"/>
      <w:r w:rsidRPr="00913562">
        <w:rPr>
          <w:rFonts w:cs="Times New Roman"/>
          <w:b/>
          <w:iCs/>
          <w:color w:val="000000" w:themeColor="text1"/>
        </w:rPr>
        <w:t>i</w:t>
      </w:r>
      <w:proofErr w:type="spellEnd"/>
      <w:r w:rsidRPr="00913562">
        <w:rPr>
          <w:rFonts w:cs="Times New Roman"/>
          <w:b/>
          <w:iCs/>
          <w:color w:val="000000" w:themeColor="text1"/>
        </w:rPr>
        <w:t>)</w:t>
      </w:r>
      <w:r w:rsidRPr="00913562">
        <w:rPr>
          <w:rFonts w:cs="Times New Roman"/>
          <w:iCs/>
          <w:color w:val="000000" w:themeColor="text1"/>
        </w:rPr>
        <w:t xml:space="preserve">, and TGM2-ISM </w:t>
      </w:r>
      <w:r w:rsidRPr="00913562">
        <w:rPr>
          <w:rFonts w:cs="Times New Roman"/>
          <w:b/>
          <w:iCs/>
          <w:color w:val="000000" w:themeColor="text1"/>
        </w:rPr>
        <w:t>(j)</w:t>
      </w:r>
      <w:r w:rsidRPr="00913562">
        <w:rPr>
          <w:rFonts w:cs="Times New Roman"/>
          <w:iCs/>
          <w:color w:val="000000" w:themeColor="text1"/>
        </w:rPr>
        <w:t xml:space="preserve">. Log-rank p-values are displayed. </w:t>
      </w:r>
      <w:r w:rsidR="003B2E54" w:rsidRPr="00913562">
        <w:rPr>
          <w:rFonts w:cs="Times New Roman"/>
          <w:iCs/>
          <w:color w:val="000000" w:themeColor="text1"/>
        </w:rPr>
        <w:t>KM overall survival (OS) analyses using TCGA-PDAC cohort (n = 178 patients); patients stratified by median isoform expression (high vs. low); two-sided log-rank test; numbers at risk provided below each curve.</w:t>
      </w:r>
      <w:r w:rsidR="003B2E54" w:rsidRPr="003B2E54">
        <w:rPr>
          <w:rFonts w:cs="Times New Roman"/>
          <w:b/>
          <w:bCs/>
          <w:iCs/>
          <w:color w:val="000000" w:themeColor="text1"/>
        </w:rPr>
        <w:t xml:space="preserve"> </w:t>
      </w:r>
      <w:r w:rsidRPr="00913562">
        <w:rPr>
          <w:rFonts w:cs="Times New Roman"/>
          <w:b/>
          <w:iCs/>
          <w:color w:val="000000" w:themeColor="text1"/>
        </w:rPr>
        <w:t>(k)</w:t>
      </w:r>
      <w:r w:rsidRPr="00913562">
        <w:rPr>
          <w:rFonts w:cs="Times New Roman"/>
          <w:iCs/>
          <w:color w:val="000000" w:themeColor="text1"/>
        </w:rPr>
        <w:t xml:space="preserve"> Sashimi plots detailing alternative splicing architectures, exon-intron boundaries, and junction read coverage for key transcripts, highlighting the structural variation among isoforms.</w:t>
      </w:r>
      <w:r w:rsidRPr="003B2E54">
        <w:rPr>
          <w:rFonts w:cs="Times New Roman"/>
          <w:b/>
          <w:bCs/>
          <w:iCs/>
          <w:color w:val="000000" w:themeColor="text1"/>
        </w:rPr>
        <w:t xml:space="preserve"> </w:t>
      </w:r>
    </w:p>
    <w:p w14:paraId="6CDCD694" w14:textId="481E1667" w:rsidR="001F1323" w:rsidRPr="004079D0" w:rsidRDefault="009A50DA">
      <w:pPr>
        <w:pStyle w:val="a0"/>
        <w:rPr>
          <w:rFonts w:cs="Times New Roman"/>
          <w:bCs/>
          <w:color w:val="000000" w:themeColor="text1"/>
        </w:rPr>
      </w:pPr>
      <w:r w:rsidRPr="00913562">
        <w:rPr>
          <w:rFonts w:cs="Times New Roman"/>
          <w:b/>
          <w:color w:val="000000" w:themeColor="text1"/>
        </w:rPr>
        <w:t>Figure 4.</w:t>
      </w:r>
      <w:r w:rsidRPr="00913562">
        <w:rPr>
          <w:rFonts w:cs="Times New Roman"/>
          <w:b/>
          <w:bCs/>
          <w:color w:val="000000" w:themeColor="text1"/>
        </w:rPr>
        <w:t xml:space="preserve"> Novel isoforms show preferred presentation among non-canonical neoantigens through immunopeptidome and comprehensive multi-omics profiling.</w:t>
      </w:r>
      <w:r w:rsidRPr="001F1323">
        <w:rPr>
          <w:rFonts w:cs="Times New Roman"/>
          <w:bCs/>
          <w:color w:val="000000" w:themeColor="text1"/>
        </w:rPr>
        <w:t xml:space="preserve"> </w:t>
      </w:r>
      <w:r w:rsidR="004079D0" w:rsidRPr="004079D0">
        <w:rPr>
          <w:rFonts w:cs="Times New Roman"/>
          <w:b/>
          <w:color w:val="000000" w:themeColor="text1"/>
        </w:rPr>
        <w:t>(a)</w:t>
      </w:r>
      <w:r w:rsidR="004079D0" w:rsidRPr="004079D0">
        <w:rPr>
          <w:rFonts w:cs="Times New Roman"/>
          <w:bCs/>
          <w:color w:val="000000" w:themeColor="text1"/>
        </w:rPr>
        <w:t xml:space="preserve"> Schematic of the study design integrating long-read (LR) sequencing-enhanced databases with MHC-I immunoprecipitation followed by liquid chromatography-tandem mass spectrometry (LC-MS/MS) across five PDAC cell lines (AsPC-1, KLM-1, MIA PaCa-2, PK-8, and S2-VP10), followed by computational characterization and candidate validation. Cell lines were processed with HLA-I immunoaffinity purification using the W6/32 antibody (5 × 10^7 cells per line), and database searching was performed using </w:t>
      </w:r>
      <w:proofErr w:type="spellStart"/>
      <w:r w:rsidR="004079D0" w:rsidRPr="004079D0">
        <w:rPr>
          <w:rFonts w:cs="Times New Roman"/>
          <w:bCs/>
          <w:color w:val="000000" w:themeColor="text1"/>
        </w:rPr>
        <w:t>MaxQuant</w:t>
      </w:r>
      <w:proofErr w:type="spellEnd"/>
      <w:r w:rsidR="004079D0" w:rsidRPr="004079D0">
        <w:rPr>
          <w:rFonts w:cs="Times New Roman"/>
          <w:bCs/>
          <w:color w:val="000000" w:themeColor="text1"/>
        </w:rPr>
        <w:t xml:space="preserve"> (v2.1) at a 1% false discovery rate (FDR). </w:t>
      </w:r>
      <w:r w:rsidR="004079D0" w:rsidRPr="004079D0">
        <w:rPr>
          <w:rFonts w:cs="Times New Roman"/>
          <w:b/>
          <w:color w:val="000000" w:themeColor="text1"/>
        </w:rPr>
        <w:t>(b)</w:t>
      </w:r>
      <w:r w:rsidR="004079D0" w:rsidRPr="004079D0">
        <w:rPr>
          <w:rFonts w:cs="Times New Roman"/>
          <w:bCs/>
          <w:color w:val="000000" w:themeColor="text1"/>
        </w:rPr>
        <w:t xml:space="preserve"> Scatter plots of observed versus </w:t>
      </w:r>
      <w:proofErr w:type="spellStart"/>
      <w:r w:rsidR="004079D0" w:rsidRPr="004079D0">
        <w:rPr>
          <w:rFonts w:cs="Times New Roman"/>
          <w:bCs/>
          <w:color w:val="000000" w:themeColor="text1"/>
        </w:rPr>
        <w:t>DeepLC</w:t>
      </w:r>
      <w:proofErr w:type="spellEnd"/>
      <w:r w:rsidR="004079D0" w:rsidRPr="004079D0">
        <w:rPr>
          <w:rFonts w:cs="Times New Roman"/>
          <w:bCs/>
          <w:color w:val="000000" w:themeColor="text1"/>
        </w:rPr>
        <w:t xml:space="preserve">-predicted retention times for immunopeptides across 10 open reading frame (ORF) types. Pearson correlation coefficients (R) and two-tailed P-values are shown for each ORF category, with the dashed identity line representing perfect agreement. An R &gt; 0.75 </w:t>
      </w:r>
      <w:r w:rsidR="004079D0" w:rsidRPr="004079D0">
        <w:rPr>
          <w:rFonts w:cs="Times New Roman"/>
          <w:bCs/>
          <w:color w:val="000000" w:themeColor="text1"/>
        </w:rPr>
        <w:lastRenderedPageBreak/>
        <w:t xml:space="preserve">was accepted as the threshold for confident cross-database identification. </w:t>
      </w:r>
      <w:r w:rsidR="004079D0" w:rsidRPr="004079D0">
        <w:rPr>
          <w:rFonts w:cs="Times New Roman"/>
          <w:b/>
          <w:color w:val="000000" w:themeColor="text1"/>
        </w:rPr>
        <w:t>(c)</w:t>
      </w:r>
      <w:r w:rsidR="004079D0" w:rsidRPr="004079D0">
        <w:rPr>
          <w:rFonts w:cs="Times New Roman"/>
          <w:bCs/>
          <w:color w:val="000000" w:themeColor="text1"/>
        </w:rPr>
        <w:t xml:space="preserve"> Boxplots of source ORF length, PEP, Elution Score, and hydrophobicity by ORF category. Brackets indicate two-sided Wilcoxon rank-sum test significance compared to the Canonical category (exact P-values are shown; ns, not significant, is omitted). A total of n = 45,892 unique MHC-I peptides were included after quality filtering (Score ≥ 80, PEP ≤ 0.147, length 8–14 aa); box limits represent Q1 and Q3, and whiskers extend to 1.5× the IQR. </w:t>
      </w:r>
      <w:r w:rsidR="004079D0" w:rsidRPr="004079D0">
        <w:rPr>
          <w:rFonts w:cs="Times New Roman"/>
          <w:b/>
          <w:color w:val="000000" w:themeColor="text1"/>
        </w:rPr>
        <w:t>(d)</w:t>
      </w:r>
      <w:r w:rsidR="004079D0" w:rsidRPr="004079D0">
        <w:rPr>
          <w:rFonts w:cs="Times New Roman"/>
          <w:bCs/>
          <w:color w:val="000000" w:themeColor="text1"/>
        </w:rPr>
        <w:t xml:space="preserve"> Forest plots of enrichment Odds Ratios (95% confidence intervals [CI]) for all MHC-I-presented proteins and </w:t>
      </w:r>
      <w:del w:id="20013" w:author="V17 revision" w:date="2026-08-24T17:23:58Z">
        <w:r w:rsidR="004079D0" w:rsidRPr="004079D0">
          <w:rPr>
            <w:rFonts w:cs="Times New Roman"/>
            <w:bCs/>
            <w:color w:val="000000" w:themeColor="text1"/>
          </w:rPr>
          <w:delText xml:space="preserve">high-affinity HLA-A24:02 binders</w:delText>
        </w:r>
      </w:del>
      <w:ins w:id="20014" w:author="V17 revision" w:date="2026-08-24T17:23:58Z">
        <w:r>
          <w:rPr>
            <w:rFonts w:cs="Times New Roman"/>
            <w:bCs/>
            <w:color w:val="000000" w:themeColor="text1"/>
          </w:rPr>
          <w:t>high-affinity HLA-A*24:02 binders</w:t>
        </w:r>
      </w:ins>
      <w:r w:rsidR="004079D0" w:rsidRPr="004079D0">
        <w:rPr>
          <w:rFonts w:cs="Times New Roman"/>
          <w:bCs/>
          <w:color w:val="000000" w:themeColor="text1"/>
        </w:rPr>
        <w:t xml:space="preserve"> per ORF type.</w:t>
      </w:r>
      <w:r w:rsidR="004079D0" w:rsidRPr="004079D0">
        <w:rPr>
          <w:rFonts w:cs="Times New Roman"/>
          <w:b/>
          <w:color w:val="000000" w:themeColor="text1"/>
        </w:rPr>
        <w:t xml:space="preserve"> (e)</w:t>
      </w:r>
      <w:r w:rsidR="004079D0" w:rsidRPr="004079D0">
        <w:rPr>
          <w:rFonts w:cs="Times New Roman"/>
          <w:bCs/>
          <w:color w:val="000000" w:themeColor="text1"/>
        </w:rPr>
        <w:t xml:space="preserve"> Representative MS/MS spectra of </w:t>
      </w:r>
      <w:del w:id="20015" w:author="V17 revision" w:date="2026-08-24T17:23:58Z">
        <w:r w:rsidR="004079D0" w:rsidRPr="004079D0">
          <w:rPr>
            <w:rFonts w:cs="Times New Roman"/>
            <w:bCs/>
            <w:color w:val="000000" w:themeColor="text1"/>
          </w:rPr>
          <w:delText xml:space="preserve">three HLA-A24:02-presented neoepitopes</w:delText>
        </w:r>
      </w:del>
      <w:ins w:id="20016" w:author="V17 revision" w:date="2026-08-24T17:23:58Z">
        <w:r>
          <w:rPr>
            <w:rFonts w:cs="Times New Roman"/>
            <w:bCs/>
            <w:color w:val="000000" w:themeColor="text1"/>
          </w:rPr>
          <w:t>three HLA-A*24:02-presented neoepitopes</w:t>
        </w:r>
      </w:ins>
      <w:r w:rsidR="004079D0" w:rsidRPr="004079D0">
        <w:rPr>
          <w:rFonts w:cs="Times New Roman"/>
          <w:bCs/>
          <w:color w:val="000000" w:themeColor="text1"/>
        </w:rPr>
        <w:t xml:space="preserve"> (QYGGDLTNTF, VYGSIFSF, and EYDSSFPNW) with annotated b- and y-series fragment ions confirming sequence identity. </w:t>
      </w:r>
      <w:r w:rsidR="004079D0" w:rsidRPr="004079D0">
        <w:rPr>
          <w:rFonts w:cs="Times New Roman"/>
          <w:b/>
          <w:color w:val="000000" w:themeColor="text1"/>
        </w:rPr>
        <w:t xml:space="preserve">(f) </w:t>
      </w:r>
      <w:r w:rsidR="004079D0" w:rsidRPr="004079D0">
        <w:rPr>
          <w:rFonts w:cs="Times New Roman"/>
          <w:bCs/>
          <w:color w:val="000000" w:themeColor="text1"/>
        </w:rPr>
        <w:t>HLA-A*24:02–peptide docking structures</w:t>
      </w:r>
      <w:r w:rsidR="00610A6A">
        <w:rPr>
          <w:rFonts w:cs="Times New Roman"/>
          <w:bCs/>
          <w:color w:val="000000" w:themeColor="text1"/>
        </w:rPr>
        <w:t xml:space="preserve"> (PDB code: </w:t>
      </w:r>
      <w:r w:rsidR="003A5C7A" w:rsidRPr="003A5C7A">
        <w:rPr>
          <w:rFonts w:cs="Times New Roman"/>
          <w:bCs/>
          <w:color w:val="000000" w:themeColor="text1"/>
        </w:rPr>
        <w:t>8FU4</w:t>
      </w:r>
      <w:r w:rsidR="00384C01">
        <w:rPr>
          <w:rFonts w:cs="Times New Roman"/>
          <w:bCs/>
          <w:color w:val="000000" w:themeColor="text1"/>
        </w:rPr>
        <w:t>)</w:t>
      </w:r>
      <w:r w:rsidR="003A5C7A">
        <w:rPr>
          <w:rFonts w:cs="Times New Roman"/>
          <w:bCs/>
          <w:color w:val="000000" w:themeColor="text1"/>
        </w:rPr>
        <w:t xml:space="preserve"> </w:t>
      </w:r>
      <w:r w:rsidR="004079D0" w:rsidRPr="004079D0">
        <w:rPr>
          <w:rFonts w:cs="Times New Roman"/>
          <w:bCs/>
          <w:color w:val="000000" w:themeColor="text1"/>
        </w:rPr>
        <w:t>for QYGGDLTNTF, VYGSIFSF, and EYDSSFPNW, highlighting key contact residues and interaction distances (Å).</w:t>
      </w:r>
    </w:p>
    <w:p w14:paraId="7B515224" w14:textId="31B5CC44" w:rsidR="004079D0" w:rsidRPr="00167875" w:rsidRDefault="009A50DA">
      <w:pPr>
        <w:pStyle w:val="a0"/>
        <w:rPr>
          <w:rFonts w:eastAsiaTheme="minorEastAsia" w:cs="Times New Roman"/>
          <w:b/>
          <w:color w:val="000000" w:themeColor="text1"/>
        </w:rPr>
      </w:pPr>
      <w:r w:rsidRPr="00913562">
        <w:rPr>
          <w:rFonts w:cs="Times New Roman"/>
          <w:b/>
          <w:color w:val="000000" w:themeColor="text1"/>
        </w:rPr>
        <w:t>Figure 5.</w:t>
      </w:r>
      <w:r w:rsidRPr="00913562">
        <w:rPr>
          <w:rFonts w:cs="Times New Roman"/>
          <w:color w:val="000000" w:themeColor="text1"/>
        </w:rPr>
        <w:t xml:space="preserve"> </w:t>
      </w:r>
      <w:r w:rsidRPr="00913562">
        <w:rPr>
          <w:rFonts w:cs="Times New Roman"/>
          <w:b/>
          <w:bCs/>
          <w:color w:val="000000" w:themeColor="text1"/>
        </w:rPr>
        <w:t xml:space="preserve">Design of LNP-mRNA vaccines based on </w:t>
      </w:r>
      <w:r w:rsidRPr="00913562">
        <w:rPr>
          <w:rFonts w:cs="Times New Roman"/>
          <w:b/>
          <w:i/>
          <w:color w:val="000000" w:themeColor="text1"/>
        </w:rPr>
        <w:t>in vitro</w:t>
      </w:r>
      <w:r w:rsidRPr="00913562">
        <w:rPr>
          <w:rFonts w:cs="Times New Roman"/>
          <w:b/>
          <w:bCs/>
          <w:color w:val="000000" w:themeColor="text1"/>
        </w:rPr>
        <w:t xml:space="preserve"> validated non-canonical neoantigens</w:t>
      </w:r>
      <w:r>
        <w:rPr>
          <w:rFonts w:cs="Times New Roman"/>
          <w:b/>
          <w:bCs/>
          <w:color w:val="000000" w:themeColor="text1"/>
        </w:rPr>
        <w:t>.</w:t>
      </w:r>
      <w:r w:rsidRPr="001F1323">
        <w:rPr>
          <w:rFonts w:cs="Times New Roman"/>
          <w:bCs/>
          <w:color w:val="000000" w:themeColor="text1"/>
        </w:rPr>
        <w:t xml:space="preserve"> </w:t>
      </w:r>
      <w:r w:rsidR="004079D0" w:rsidRPr="004079D0">
        <w:rPr>
          <w:rFonts w:cs="Times New Roman"/>
          <w:b/>
          <w:color w:val="000000" w:themeColor="text1"/>
        </w:rPr>
        <w:t>(a)</w:t>
      </w:r>
      <w:r w:rsidR="004079D0" w:rsidRPr="004079D0">
        <w:rPr>
          <w:rFonts w:cs="Times New Roman"/>
          <w:bCs/>
          <w:color w:val="000000" w:themeColor="text1"/>
        </w:rPr>
        <w:t xml:space="preserve"> Diagram of lipid nanoparticle (LNP)-mRNA delivering tandem neoantigens to antigen-presenting cells (APCs) to prime tumor-killing T cells.</w:t>
      </w:r>
      <w:r w:rsidR="004079D0" w:rsidRPr="004079D0">
        <w:rPr>
          <w:rFonts w:cs="Times New Roman"/>
          <w:b/>
          <w:color w:val="000000" w:themeColor="text1"/>
        </w:rPr>
        <w:t xml:space="preserve"> (b) </w:t>
      </w:r>
      <w:r w:rsidR="004079D0" w:rsidRPr="004079D0">
        <w:rPr>
          <w:rFonts w:cs="Times New Roman"/>
          <w:bCs/>
          <w:color w:val="000000" w:themeColor="text1"/>
        </w:rPr>
        <w:t xml:space="preserve">Schematic presentation of four neoantigen-coding mRNA vaccine constructs (sq1–sq4) carrying 4 to 20 neoantigens. </w:t>
      </w:r>
      <w:r w:rsidR="004079D0" w:rsidRPr="004079D0">
        <w:rPr>
          <w:rFonts w:cs="Times New Roman"/>
          <w:b/>
          <w:color w:val="000000" w:themeColor="text1"/>
        </w:rPr>
        <w:t xml:space="preserve">(c) </w:t>
      </w:r>
      <w:r w:rsidR="004079D0" w:rsidRPr="004079D0">
        <w:rPr>
          <w:rFonts w:cs="Times New Roman"/>
          <w:bCs/>
          <w:color w:val="000000" w:themeColor="text1"/>
        </w:rPr>
        <w:t xml:space="preserve">Selection of highly immunogenic neoantigens via IFN-γ enzyme-linked </w:t>
      </w:r>
      <w:proofErr w:type="spellStart"/>
      <w:r w:rsidR="004079D0" w:rsidRPr="004079D0">
        <w:rPr>
          <w:rFonts w:cs="Times New Roman"/>
          <w:bCs/>
          <w:color w:val="000000" w:themeColor="text1"/>
        </w:rPr>
        <w:t>immunospot</w:t>
      </w:r>
      <w:proofErr w:type="spellEnd"/>
      <w:r w:rsidR="004079D0" w:rsidRPr="004079D0">
        <w:rPr>
          <w:rFonts w:cs="Times New Roman"/>
          <w:bCs/>
          <w:color w:val="000000" w:themeColor="text1"/>
        </w:rPr>
        <w:t xml:space="preserve"> (ELISpot) assays. A total of 64 synthesized peptides were screened using peripheral blood mononuclear cells (PBMCs) from three HLA-A*24:02-matched healthy donors, with a positive response threshold defined as &gt;200 spot-forming units (SFU) per 10^6 cells; data are shown as mean ± sem. (n = 3 donors). </w:t>
      </w:r>
      <w:r w:rsidR="004079D0" w:rsidRPr="004079D0">
        <w:rPr>
          <w:rFonts w:cs="Times New Roman"/>
          <w:b/>
          <w:color w:val="000000" w:themeColor="text1"/>
        </w:rPr>
        <w:t xml:space="preserve">(d) </w:t>
      </w:r>
      <w:r w:rsidR="004079D0" w:rsidRPr="004079D0">
        <w:rPr>
          <w:rFonts w:cs="Times New Roman"/>
          <w:bCs/>
          <w:color w:val="000000" w:themeColor="text1"/>
        </w:rPr>
        <w:t xml:space="preserve">Gel electrophoresis validating mRNA size and integrity. </w:t>
      </w:r>
      <w:r w:rsidR="004079D0" w:rsidRPr="004079D0">
        <w:rPr>
          <w:rFonts w:cs="Times New Roman"/>
          <w:b/>
          <w:color w:val="000000" w:themeColor="text1"/>
        </w:rPr>
        <w:t xml:space="preserve">(e) </w:t>
      </w:r>
      <w:r w:rsidR="004079D0" w:rsidRPr="004079D0">
        <w:rPr>
          <w:rFonts w:cs="Times New Roman"/>
          <w:bCs/>
          <w:color w:val="000000" w:themeColor="text1"/>
        </w:rPr>
        <w:t>Transmission electron microscopy (TEM) images showing uniform, spherical nanoparticles with dense RNA cores. LNP morphology was confirmed by negative-stain TEM; scale bar, 100 nm.</w:t>
      </w:r>
      <w:r w:rsidR="004079D0" w:rsidRPr="004079D0">
        <w:rPr>
          <w:rFonts w:cs="Times New Roman"/>
          <w:b/>
          <w:color w:val="000000" w:themeColor="text1"/>
        </w:rPr>
        <w:t xml:space="preserve"> (f–g) </w:t>
      </w:r>
      <w:r w:rsidR="004079D0" w:rsidRPr="004079D0">
        <w:rPr>
          <w:rFonts w:cs="Times New Roman"/>
          <w:bCs/>
          <w:color w:val="000000" w:themeColor="text1"/>
        </w:rPr>
        <w:t>Validation of LNP size, Zeta potential, and encapsulation efficiency. LNP size (nm) and polydispersity index (PDI) were measured by dynamic light scattering, zeta potential by electrophoretic light scattering, and encapsulation efficiency by Quant-</w:t>
      </w:r>
      <w:proofErr w:type="spellStart"/>
      <w:r w:rsidR="004079D0" w:rsidRPr="004079D0">
        <w:rPr>
          <w:rFonts w:cs="Times New Roman"/>
          <w:bCs/>
          <w:color w:val="000000" w:themeColor="text1"/>
        </w:rPr>
        <w:t>iT</w:t>
      </w:r>
      <w:proofErr w:type="spellEnd"/>
      <w:r w:rsidR="004079D0" w:rsidRPr="004079D0">
        <w:rPr>
          <w:rFonts w:cs="Times New Roman"/>
          <w:bCs/>
          <w:color w:val="000000" w:themeColor="text1"/>
        </w:rPr>
        <w:t xml:space="preserve"> </w:t>
      </w:r>
      <w:proofErr w:type="spellStart"/>
      <w:r w:rsidR="004079D0" w:rsidRPr="004079D0">
        <w:rPr>
          <w:rFonts w:cs="Times New Roman"/>
          <w:bCs/>
          <w:color w:val="000000" w:themeColor="text1"/>
        </w:rPr>
        <w:t>RiboGreen</w:t>
      </w:r>
      <w:proofErr w:type="spellEnd"/>
      <w:r w:rsidR="004079D0" w:rsidRPr="004079D0">
        <w:rPr>
          <w:rFonts w:cs="Times New Roman"/>
          <w:bCs/>
          <w:color w:val="000000" w:themeColor="text1"/>
        </w:rPr>
        <w:t xml:space="preserve"> assay; data are presented as mean ± sd. (n = 3 independent formulations).</w:t>
      </w:r>
      <w:r w:rsidR="004079D0" w:rsidRPr="007F40F5">
        <w:rPr>
          <w:rFonts w:cs="Times New Roman"/>
          <w:b/>
          <w:color w:val="000000" w:themeColor="text1"/>
        </w:rPr>
        <w:t xml:space="preserve"> (h) </w:t>
      </w:r>
      <w:r w:rsidR="004079D0" w:rsidRPr="004079D0">
        <w:rPr>
          <w:rFonts w:cs="Times New Roman"/>
          <w:bCs/>
          <w:color w:val="000000" w:themeColor="text1"/>
        </w:rPr>
        <w:t xml:space="preserve">Western blot confirming successful translation of neoantigens in vitro. </w:t>
      </w:r>
      <w:r w:rsidR="004079D0" w:rsidRPr="004079D0">
        <w:rPr>
          <w:rFonts w:cs="Times New Roman"/>
          <w:b/>
          <w:color w:val="000000" w:themeColor="text1"/>
        </w:rPr>
        <w:t>(</w:t>
      </w:r>
      <w:proofErr w:type="spellStart"/>
      <w:r w:rsidR="004079D0" w:rsidRPr="004079D0">
        <w:rPr>
          <w:rFonts w:cs="Times New Roman"/>
          <w:b/>
          <w:color w:val="000000" w:themeColor="text1"/>
        </w:rPr>
        <w:t>i</w:t>
      </w:r>
      <w:proofErr w:type="spellEnd"/>
      <w:r w:rsidR="004079D0" w:rsidRPr="004079D0">
        <w:rPr>
          <w:rFonts w:cs="Times New Roman"/>
          <w:b/>
          <w:color w:val="000000" w:themeColor="text1"/>
        </w:rPr>
        <w:t>)</w:t>
      </w:r>
      <w:r w:rsidR="004079D0" w:rsidRPr="004079D0">
        <w:rPr>
          <w:rFonts w:cs="Times New Roman"/>
          <w:bCs/>
          <w:color w:val="000000" w:themeColor="text1"/>
        </w:rPr>
        <w:t xml:space="preserve"> Flow cytometry indicating dendritic cell maturation via increased CD86 expression. Bone marrow-derived dendritic cells (BMDCs) were transfected with 2 </w:t>
      </w:r>
      <w:proofErr w:type="spellStart"/>
      <w:r w:rsidR="004079D0" w:rsidRPr="004079D0">
        <w:rPr>
          <w:rFonts w:cs="Times New Roman"/>
          <w:bCs/>
          <w:color w:val="000000" w:themeColor="text1"/>
        </w:rPr>
        <w:t>μg</w:t>
      </w:r>
      <w:proofErr w:type="spellEnd"/>
      <w:r w:rsidR="004079D0" w:rsidRPr="004079D0">
        <w:rPr>
          <w:rFonts w:cs="Times New Roman"/>
          <w:bCs/>
          <w:color w:val="000000" w:themeColor="text1"/>
        </w:rPr>
        <w:t xml:space="preserve"> mRNA per construct (sq1–sq4), and CD86 expression was measured at 24 h; data are shown as mean ± </w:t>
      </w:r>
      <w:proofErr w:type="spellStart"/>
      <w:r w:rsidR="004079D0" w:rsidRPr="004079D0">
        <w:rPr>
          <w:rFonts w:cs="Times New Roman"/>
          <w:bCs/>
          <w:color w:val="000000" w:themeColor="text1"/>
        </w:rPr>
        <w:t>sem</w:t>
      </w:r>
      <w:proofErr w:type="spellEnd"/>
      <w:r w:rsidR="004079D0" w:rsidRPr="004079D0">
        <w:rPr>
          <w:rFonts w:cs="Times New Roman"/>
          <w:bCs/>
          <w:color w:val="000000" w:themeColor="text1"/>
        </w:rPr>
        <w:t xml:space="preserve"> (n = 3); statistical significance was assessed by one-way ANOVA.</w:t>
      </w:r>
      <w:r w:rsidR="00F00416" w:rsidRPr="00F00416">
        <w:t xml:space="preserve"> </w:t>
      </w:r>
      <w:r w:rsidR="00F00416" w:rsidRPr="00F00416">
        <w:rPr>
          <w:rFonts w:cs="Times New Roman"/>
          <w:bCs/>
          <w:color w:val="000000" w:themeColor="text1"/>
        </w:rPr>
        <w:t>(</w:t>
      </w:r>
      <w:r w:rsidR="00F00416" w:rsidRPr="00F00416">
        <w:rPr>
          <w:rFonts w:cs="Times New Roman"/>
          <w:b/>
          <w:color w:val="000000" w:themeColor="text1"/>
        </w:rPr>
        <w:t>j</w:t>
      </w:r>
      <w:r w:rsidR="00F00416" w:rsidRPr="00F00416">
        <w:rPr>
          <w:rFonts w:cs="Times New Roman"/>
          <w:bCs/>
          <w:color w:val="000000" w:themeColor="text1"/>
        </w:rPr>
        <w:t xml:space="preserve">) IFN-γ ELISpot assays of DC–T co-cultures after transfection with sq1–sq4 mRNAs; data are mean ± </w:t>
      </w:r>
      <w:proofErr w:type="spellStart"/>
      <w:r w:rsidR="00F00416" w:rsidRPr="00F00416">
        <w:rPr>
          <w:rFonts w:cs="Times New Roman"/>
          <w:bCs/>
          <w:color w:val="000000" w:themeColor="text1"/>
        </w:rPr>
        <w:t>sem</w:t>
      </w:r>
      <w:proofErr w:type="spellEnd"/>
      <w:r w:rsidR="00F00416" w:rsidRPr="00F00416">
        <w:rPr>
          <w:rFonts w:cs="Times New Roman"/>
          <w:bCs/>
          <w:color w:val="000000" w:themeColor="text1"/>
        </w:rPr>
        <w:t xml:space="preserve"> (n = 3); statistical significance was assessed by one-way ANOVA.</w:t>
      </w:r>
    </w:p>
    <w:p w14:paraId="73A5B480" w14:textId="154D0E8B" w:rsidR="00C37C17" w:rsidRDefault="009A50DA" w:rsidP="007837C6">
      <w:pPr>
        <w:pStyle w:val="a0"/>
      </w:pPr>
      <w:r w:rsidRPr="00913562">
        <w:rPr>
          <w:rFonts w:cs="Times New Roman"/>
          <w:b/>
          <w:color w:val="000000" w:themeColor="text1"/>
        </w:rPr>
        <w:lastRenderedPageBreak/>
        <w:t>Figure 6.</w:t>
      </w:r>
      <w:r w:rsidRPr="00913562">
        <w:rPr>
          <w:rFonts w:cs="Times New Roman"/>
          <w:color w:val="000000" w:themeColor="text1"/>
        </w:rPr>
        <w:t xml:space="preserve"> </w:t>
      </w:r>
      <w:r w:rsidRPr="00913562">
        <w:rPr>
          <w:rFonts w:cs="Times New Roman"/>
          <w:b/>
          <w:i/>
          <w:color w:val="000000" w:themeColor="text1"/>
        </w:rPr>
        <w:t>In vivo</w:t>
      </w:r>
      <w:r w:rsidRPr="00913562">
        <w:rPr>
          <w:rFonts w:cs="Times New Roman"/>
          <w:b/>
          <w:bCs/>
          <w:color w:val="000000" w:themeColor="text1"/>
        </w:rPr>
        <w:t xml:space="preserve"> antigenicity and anti-tumor efficacy of </w:t>
      </w:r>
      <w:commentRangeStart w:id="84"/>
      <w:commentRangeStart w:id="85"/>
      <w:r w:rsidRPr="00913562">
        <w:rPr>
          <w:rFonts w:cs="Times New Roman"/>
          <w:b/>
          <w:bCs/>
          <w:color w:val="000000" w:themeColor="text1"/>
        </w:rPr>
        <w:t>PDAC neoantigens</w:t>
      </w:r>
      <w:commentRangeEnd w:id="84"/>
      <w:r w:rsidRPr="00913562">
        <w:rPr>
          <w:rStyle w:val="af8"/>
          <w:rFonts w:cs="Times New Roman"/>
          <w:b/>
          <w:bCs/>
          <w:color w:val="000000" w:themeColor="text1"/>
          <w:sz w:val="22"/>
          <w:szCs w:val="24"/>
        </w:rPr>
        <w:commentReference w:id="84"/>
      </w:r>
      <w:commentRangeEnd w:id="85"/>
      <w:r w:rsidRPr="00913562">
        <w:rPr>
          <w:rStyle w:val="af8"/>
          <w:rFonts w:cs="Times New Roman"/>
          <w:b/>
          <w:bCs/>
          <w:color w:val="000000" w:themeColor="text1"/>
          <w:sz w:val="22"/>
          <w:szCs w:val="24"/>
        </w:rPr>
        <w:commentReference w:id="85"/>
      </w:r>
      <w:r w:rsidRPr="00913562">
        <w:rPr>
          <w:rFonts w:cs="Times New Roman"/>
          <w:b/>
          <w:bCs/>
          <w:color w:val="000000" w:themeColor="text1"/>
        </w:rPr>
        <w:t>.</w:t>
      </w:r>
      <w:r w:rsidRPr="001F1323">
        <w:rPr>
          <w:rFonts w:cs="Times New Roman"/>
          <w:b/>
          <w:bCs/>
          <w:color w:val="000000" w:themeColor="text1"/>
        </w:rPr>
        <w:t xml:space="preserve"> </w:t>
      </w:r>
      <w:r w:rsidR="001F1323" w:rsidRPr="001F1323">
        <w:rPr>
          <w:b/>
          <w:bCs/>
        </w:rPr>
        <w:t>(a)</w:t>
      </w:r>
      <w:r w:rsidR="001F1323">
        <w:t xml:space="preserve"> Schematic showing the experimental design of prophylactic and therapeutic vaccination schedules in humanized HLA-A*24:02 transgenic mice. Mice received intramuscular injections of LNP-mRNA vaccines (30 </w:t>
      </w:r>
      <w:proofErr w:type="spellStart"/>
      <w:r w:rsidR="001F1323">
        <w:t>μg</w:t>
      </w:r>
      <w:proofErr w:type="spellEnd"/>
      <w:r w:rsidR="001F1323">
        <w:t>/dose) on Days 0, 7, and 14.</w:t>
      </w:r>
      <w:r w:rsidR="001F1323" w:rsidRPr="001F1323">
        <w:rPr>
          <w:b/>
          <w:bCs/>
        </w:rPr>
        <w:t xml:space="preserve"> (b)</w:t>
      </w:r>
      <w:r w:rsidR="001F1323" w:rsidRPr="001F1323">
        <w:t xml:space="preserve"> </w:t>
      </w:r>
      <w:r w:rsidR="006B37DE">
        <w:t>F</w:t>
      </w:r>
      <w:r w:rsidR="001F1323">
        <w:t>low cytometry analysis showing representative plots and quantification of CD8+ and CD4+ T cell expansion, and</w:t>
      </w:r>
      <w:r w:rsidR="001F1323" w:rsidRPr="001F1323">
        <w:rPr>
          <w:b/>
          <w:bCs/>
        </w:rPr>
        <w:t xml:space="preserve"> (c) </w:t>
      </w:r>
      <w:r w:rsidR="001F1323">
        <w:t>the distribution of T cell subsets, including effector memory T (</w:t>
      </w:r>
      <w:proofErr w:type="spellStart"/>
      <w:r w:rsidR="001F1323">
        <w:t>Tem</w:t>
      </w:r>
      <w:proofErr w:type="spellEnd"/>
      <w:r w:rsidR="001F1323">
        <w:t xml:space="preserve">) and naïve T cells; </w:t>
      </w:r>
      <w:r w:rsidR="001F1323" w:rsidRPr="001F1323">
        <w:rPr>
          <w:b/>
          <w:bCs/>
        </w:rPr>
        <w:t xml:space="preserve">(d) </w:t>
      </w:r>
      <w:r w:rsidR="001F1323">
        <w:t xml:space="preserve">IFN-γ ELISpot assay of splenocytes re-stimulated with a pooled peptide mix (10 </w:t>
      </w:r>
      <w:proofErr w:type="spellStart"/>
      <w:r w:rsidR="001F1323">
        <w:t>μg</w:t>
      </w:r>
      <w:proofErr w:type="spellEnd"/>
      <w:r w:rsidR="001F1323">
        <w:t>/mL each,</w:t>
      </w:r>
      <w:r w:rsidR="001F1323" w:rsidRPr="00E46FA8">
        <w:rPr>
          <w:rFonts w:cs="Times New Roman"/>
        </w:rPr>
        <w:t xml:space="preserve"> </w:t>
      </w:r>
      <w:r w:rsidR="00E46FA8" w:rsidRPr="00E46FA8">
        <w:rPr>
          <w:rFonts w:eastAsiaTheme="minorEastAsia" w:cs="Times New Roman"/>
        </w:rPr>
        <w:t>48</w:t>
      </w:r>
      <w:r w:rsidR="001F1323" w:rsidRPr="00E46FA8">
        <w:rPr>
          <w:rFonts w:cs="Times New Roman"/>
        </w:rPr>
        <w:t xml:space="preserve"> h</w:t>
      </w:r>
      <w:r w:rsidR="001F1323">
        <w:t xml:space="preserve">) to assess neoantigen-specific T cell responses (expressed as spot-forming units [SFU] per 10^6 cells). </w:t>
      </w:r>
      <w:r w:rsidR="001F1323" w:rsidRPr="001F1323">
        <w:rPr>
          <w:b/>
          <w:bCs/>
        </w:rPr>
        <w:t xml:space="preserve">(e) </w:t>
      </w:r>
      <w:r w:rsidR="001F1323">
        <w:t xml:space="preserve">Experimental timeline of adoptive transfer therapy in the PDAC tumor model. Mice were inoculated with S2-VP10 cells (Day 1), followed by three rounds of adoptive splenocyte transfer (Days 5, 8, and 11). </w:t>
      </w:r>
      <w:r w:rsidR="001F1323" w:rsidRPr="001F1323">
        <w:rPr>
          <w:b/>
          <w:bCs/>
        </w:rPr>
        <w:t xml:space="preserve">(f) </w:t>
      </w:r>
      <w:r w:rsidR="00E50706" w:rsidRPr="00E50706">
        <w:t xml:space="preserve">Relative </w:t>
      </w:r>
      <w:proofErr w:type="spellStart"/>
      <w:r w:rsidR="00E50706" w:rsidRPr="00E50706">
        <w:t>tumour</w:t>
      </w:r>
      <w:proofErr w:type="spellEnd"/>
      <w:r w:rsidR="00E50706" w:rsidRPr="00E50706">
        <w:t xml:space="preserve"> volume curves and endpoint </w:t>
      </w:r>
      <w:proofErr w:type="spellStart"/>
      <w:r w:rsidR="00E50706" w:rsidRPr="00E50706">
        <w:t>tumour</w:t>
      </w:r>
      <w:proofErr w:type="spellEnd"/>
      <w:r w:rsidR="00E50706" w:rsidRPr="00E50706">
        <w:t xml:space="preserve"> weights across treatment groups.</w:t>
      </w:r>
      <w:r w:rsidR="001F1323" w:rsidRPr="001F1323">
        <w:rPr>
          <w:b/>
          <w:bCs/>
        </w:rPr>
        <w:t xml:space="preserve"> (g) </w:t>
      </w:r>
      <w:r w:rsidR="001F1323">
        <w:t xml:space="preserve">Representative images and weights of tumors at the experimental endpoint (Day 25). </w:t>
      </w:r>
      <w:r w:rsidR="001F1323" w:rsidRPr="001F1323">
        <w:rPr>
          <w:b/>
          <w:bCs/>
        </w:rPr>
        <w:t>(h)</w:t>
      </w:r>
      <w:r w:rsidR="001F1323">
        <w:t xml:space="preserve"> Kaplan–Meier survival analysis of mice receiving adoptive splenocyte transfer from sq1–sq4-immunized. </w:t>
      </w:r>
      <w:r w:rsidR="001F1323" w:rsidRPr="001F1323">
        <w:rPr>
          <w:b/>
          <w:bCs/>
        </w:rPr>
        <w:t>(</w:t>
      </w:r>
      <w:proofErr w:type="spellStart"/>
      <w:r w:rsidR="001F1323" w:rsidRPr="001F1323">
        <w:rPr>
          <w:b/>
          <w:bCs/>
        </w:rPr>
        <w:t>i</w:t>
      </w:r>
      <w:proofErr w:type="spellEnd"/>
      <w:r w:rsidR="001F1323" w:rsidRPr="001F1323">
        <w:rPr>
          <w:b/>
          <w:bCs/>
        </w:rPr>
        <w:t xml:space="preserve">) </w:t>
      </w:r>
      <w:r w:rsidR="001F1323">
        <w:t xml:space="preserve">Immunohistochemical staining of tumor sections showing </w:t>
      </w:r>
      <w:proofErr w:type="spellStart"/>
      <w:r w:rsidR="001F1323">
        <w:t>intratumoral</w:t>
      </w:r>
      <w:proofErr w:type="spellEnd"/>
      <w:r w:rsidR="001F1323">
        <w:t xml:space="preserve"> CD8+ T cell infiltration on Day 18</w:t>
      </w:r>
      <w:r w:rsidR="00E46FA8">
        <w:rPr>
          <w:rFonts w:eastAsiaTheme="minorEastAsia" w:hint="eastAsia"/>
        </w:rPr>
        <w:t xml:space="preserve"> and Day 25</w:t>
      </w:r>
      <w:r w:rsidR="001F1323">
        <w:t xml:space="preserve">, using an anti-CD8α antibody. Scale bar, 100 </w:t>
      </w:r>
      <w:proofErr w:type="spellStart"/>
      <w:r w:rsidR="001F1323">
        <w:t>μm</w:t>
      </w:r>
      <w:proofErr w:type="spellEnd"/>
      <w:r w:rsidR="001F1323">
        <w:t xml:space="preserve">. </w:t>
      </w:r>
      <w:proofErr w:type="spellStart"/>
      <w:r w:rsidR="001F1323">
        <w:t>Intratumoral</w:t>
      </w:r>
      <w:proofErr w:type="spellEnd"/>
      <w:r w:rsidR="001F1323">
        <w:t xml:space="preserve"> CD8+ T cell density was quantified across three randomly selected 20× fields per section.</w:t>
      </w:r>
    </w:p>
    <w:p w14:paraId="088B7841" w14:textId="77777777" w:rsidR="009D6156" w:rsidRPr="009D6156" w:rsidRDefault="009D6156" w:rsidP="009D6156">
      <w:pPr>
        <w:pStyle w:val="a0"/>
        <w:rPr>
          <w:rFonts w:eastAsiaTheme="minorEastAsia"/>
        </w:rPr>
      </w:pPr>
      <w:r w:rsidRPr="009D6156">
        <w:rPr>
          <w:rFonts w:eastAsiaTheme="minorEastAsia"/>
          <w:b/>
          <w:bCs/>
        </w:rPr>
        <w:t>Figure S1. Validation of PDAC Full-length Transcriptome. (a)</w:t>
      </w:r>
      <w:r w:rsidRPr="009D6156">
        <w:rPr>
          <w:rFonts w:eastAsiaTheme="minorEastAsia"/>
        </w:rPr>
        <w:t xml:space="preserve"> Summary statistics of long-read RNA sequencing data, including the number of filtered high-quality transcripts, annotated genes, isoforms supported by read evidence, and the dimensions of the Percent Spliced In (PSI) matrix used for downstream isoform quantification. </w:t>
      </w:r>
      <w:r w:rsidRPr="009D6156">
        <w:rPr>
          <w:rFonts w:eastAsiaTheme="minorEastAsia"/>
          <w:b/>
          <w:bCs/>
        </w:rPr>
        <w:t>(b)</w:t>
      </w:r>
      <w:r w:rsidRPr="009D6156">
        <w:rPr>
          <w:rFonts w:eastAsiaTheme="minorEastAsia"/>
        </w:rPr>
        <w:t xml:space="preserve"> Distribution of transcript structural categories classified by the TAMA annotation pipeline, including Full-Splice Match (FSM), Incomplete Splice Match (ISM), Novel in Catalog (NIC), Novel not in Catalog (NNC), and Antisense/Intergenic transcripts, illustrating the landscape of transcript novelty in PDAC samples. </w:t>
      </w:r>
      <w:r w:rsidRPr="009D6156">
        <w:rPr>
          <w:rFonts w:eastAsiaTheme="minorEastAsia"/>
          <w:b/>
          <w:bCs/>
        </w:rPr>
        <w:t>(c)</w:t>
      </w:r>
      <w:r w:rsidRPr="009D6156">
        <w:rPr>
          <w:rFonts w:eastAsiaTheme="minorEastAsia"/>
        </w:rPr>
        <w:t xml:space="preserve"> Comparison of transcriptomic features across the five major structural categories, displaying log10-transformed transcript length, exon counts per transcript, and median open reading frame (ORF) length, with distributions shown as violin plots. </w:t>
      </w:r>
      <w:r w:rsidRPr="009D6156">
        <w:rPr>
          <w:rFonts w:eastAsiaTheme="minorEastAsia"/>
          <w:b/>
          <w:bCs/>
        </w:rPr>
        <w:t>(d)</w:t>
      </w:r>
      <w:r w:rsidRPr="009D6156">
        <w:rPr>
          <w:rFonts w:eastAsiaTheme="minorEastAsia"/>
        </w:rPr>
        <w:t xml:space="preserve"> Proportion of coding transcripts within each structural category, determined by ORF prediction and annotation mapping to the reference proteome. </w:t>
      </w:r>
      <w:r w:rsidRPr="009D6156">
        <w:rPr>
          <w:rFonts w:eastAsiaTheme="minorEastAsia"/>
          <w:b/>
          <w:bCs/>
        </w:rPr>
        <w:t>(e)</w:t>
      </w:r>
      <w:r w:rsidRPr="009D6156">
        <w:rPr>
          <w:rFonts w:eastAsiaTheme="minorEastAsia"/>
        </w:rPr>
        <w:t xml:space="preserve"> Fraction of transcripts supported by at least two independent reads, demonstrating isoform reliability and read coverage across categories. </w:t>
      </w:r>
      <w:r w:rsidRPr="009D6156">
        <w:rPr>
          <w:rFonts w:eastAsiaTheme="minorEastAsia"/>
          <w:b/>
          <w:bCs/>
        </w:rPr>
        <w:t xml:space="preserve">(f) </w:t>
      </w:r>
      <w:r w:rsidRPr="009D6156">
        <w:rPr>
          <w:rFonts w:eastAsiaTheme="minorEastAsia"/>
        </w:rPr>
        <w:t>Dot plot illustrating PSI variation for the most variable isoforms across PDAC samples, calculated as the variance of PSI values across all samples; dot size is proportional to the absolute deviation from the row mean, highlighting isoforms with extreme splicing patterns.</w:t>
      </w:r>
    </w:p>
    <w:p w14:paraId="760DEA13" w14:textId="2F03B945" w:rsidR="00C871DA" w:rsidRPr="00C871DA" w:rsidRDefault="00C871DA" w:rsidP="00C871DA">
      <w:pPr>
        <w:pStyle w:val="a0"/>
        <w:rPr>
          <w:rFonts w:eastAsiaTheme="minorEastAsia"/>
        </w:rPr>
      </w:pPr>
      <w:r w:rsidRPr="00C871DA">
        <w:rPr>
          <w:rFonts w:eastAsiaTheme="minorEastAsia"/>
          <w:b/>
          <w:bCs/>
        </w:rPr>
        <w:lastRenderedPageBreak/>
        <w:t>Figure S2. Extended validation of alternative splicing events in PDAC. (a)</w:t>
      </w:r>
      <w:r w:rsidRPr="00C871DA">
        <w:rPr>
          <w:rFonts w:eastAsiaTheme="minorEastAsia"/>
        </w:rPr>
        <w:t xml:space="preserve"> Workflow and stepwise filtering summary for AS event discovery, showing the number of retained events at each quality control stage. </w:t>
      </w:r>
      <w:r w:rsidRPr="00C871DA">
        <w:rPr>
          <w:rFonts w:eastAsiaTheme="minorEastAsia"/>
          <w:b/>
          <w:bCs/>
        </w:rPr>
        <w:t>(b)</w:t>
      </w:r>
      <w:r w:rsidRPr="00C871DA">
        <w:rPr>
          <w:rFonts w:eastAsiaTheme="minorEastAsia"/>
        </w:rPr>
        <w:t xml:space="preserve"> Distribution of AS event classes—skipped exon (SE), alternative 5′/3′ splice site (A5SS/A3SS), mutually exclusive exons (MXE), and intron retention (RI)—across all events, novel-associated events, and known-associated events. </w:t>
      </w:r>
      <w:r w:rsidRPr="00C871DA">
        <w:rPr>
          <w:rFonts w:eastAsiaTheme="minorEastAsia"/>
          <w:b/>
          <w:bCs/>
        </w:rPr>
        <w:t>(c)</w:t>
      </w:r>
      <w:r w:rsidRPr="00C871DA">
        <w:rPr>
          <w:rFonts w:eastAsiaTheme="minorEastAsia"/>
        </w:rPr>
        <w:t xml:space="preserve"> Distributions of ΔPSI and FDR values supporting differential AS event calling between normal and tumor samples. </w:t>
      </w:r>
      <w:r w:rsidRPr="00C871DA">
        <w:rPr>
          <w:rFonts w:eastAsiaTheme="minorEastAsia"/>
          <w:b/>
          <w:bCs/>
        </w:rPr>
        <w:t xml:space="preserve">(d) </w:t>
      </w:r>
      <w:r w:rsidRPr="00C871DA">
        <w:rPr>
          <w:rFonts w:eastAsiaTheme="minorEastAsia"/>
        </w:rPr>
        <w:t xml:space="preserve">Volcano plot highlighting significant tumor-associated splicing events based on |ΔPSI| &gt; 0.1 and FDR &lt; 0.05. </w:t>
      </w:r>
      <w:r w:rsidRPr="00C871DA">
        <w:rPr>
          <w:rFonts w:eastAsiaTheme="minorEastAsia"/>
          <w:b/>
          <w:bCs/>
        </w:rPr>
        <w:t>(e)</w:t>
      </w:r>
      <w:r w:rsidRPr="00C871DA">
        <w:rPr>
          <w:rFonts w:eastAsiaTheme="minorEastAsia"/>
        </w:rPr>
        <w:t xml:space="preserve"> Directionality of differential splicing events stratified by AS type, showing the proportion of tumor-upregulated and tumor-downregulated events. </w:t>
      </w:r>
      <w:r w:rsidRPr="00C871DA">
        <w:rPr>
          <w:rFonts w:eastAsiaTheme="minorEastAsia"/>
          <w:b/>
          <w:bCs/>
        </w:rPr>
        <w:t>(f)</w:t>
      </w:r>
      <w:r w:rsidRPr="00C871DA">
        <w:rPr>
          <w:rFonts w:eastAsiaTheme="minorEastAsia"/>
        </w:rPr>
        <w:t xml:space="preserve"> PSI profiles for representative differential AS events across normal and tumor samples, illustrating splicing alterations in PDAC. </w:t>
      </w:r>
      <w:r w:rsidRPr="00C871DA">
        <w:rPr>
          <w:rFonts w:eastAsiaTheme="minorEastAsia"/>
          <w:b/>
          <w:bCs/>
        </w:rPr>
        <w:t xml:space="preserve">(g) </w:t>
      </w:r>
      <w:r w:rsidRPr="00C871DA">
        <w:rPr>
          <w:rFonts w:eastAsiaTheme="minorEastAsia"/>
        </w:rPr>
        <w:t xml:space="preserve">Full ranking of functional enrichment terms (GO, KEGG, </w:t>
      </w:r>
      <w:proofErr w:type="spellStart"/>
      <w:r w:rsidRPr="00C871DA">
        <w:rPr>
          <w:rFonts w:eastAsiaTheme="minorEastAsia"/>
        </w:rPr>
        <w:t>Reactome</w:t>
      </w:r>
      <w:proofErr w:type="spellEnd"/>
      <w:r w:rsidRPr="00C871DA">
        <w:rPr>
          <w:rFonts w:eastAsiaTheme="minorEastAsia"/>
        </w:rPr>
        <w:t>) for differentially spliced genes</w:t>
      </w:r>
      <w:r w:rsidR="000D5A74">
        <w:rPr>
          <w:rFonts w:eastAsiaTheme="minorEastAsia"/>
        </w:rPr>
        <w:t>.</w:t>
      </w:r>
    </w:p>
    <w:p w14:paraId="39E50F1C" w14:textId="349A4779" w:rsidR="00A40C8C" w:rsidRPr="00A40C8C" w:rsidRDefault="00A40C8C" w:rsidP="00A40C8C">
      <w:pPr>
        <w:pStyle w:val="a0"/>
        <w:rPr>
          <w:rFonts w:eastAsiaTheme="minorEastAsia"/>
        </w:rPr>
      </w:pPr>
      <w:r w:rsidRPr="00A40C8C">
        <w:rPr>
          <w:rFonts w:eastAsiaTheme="minorEastAsia"/>
          <w:b/>
          <w:bCs/>
        </w:rPr>
        <w:t>Supplementary Figure S3. ORF-based coding potential in PDAC transcripts (a)</w:t>
      </w:r>
      <w:r w:rsidRPr="00A40C8C">
        <w:rPr>
          <w:rFonts w:eastAsiaTheme="minorEastAsia"/>
        </w:rPr>
        <w:t xml:space="preserve"> Density distribution of CPAT (Coding Potential Assessment Tool) coding probabilities for all transcripts, with the default threshold of 0.364 separating predicted coding from non-coding transcripts. </w:t>
      </w:r>
      <w:r w:rsidRPr="00A40C8C">
        <w:rPr>
          <w:rFonts w:eastAsiaTheme="minorEastAsia"/>
          <w:b/>
          <w:bCs/>
        </w:rPr>
        <w:t xml:space="preserve">(b) </w:t>
      </w:r>
      <w:r w:rsidRPr="00A40C8C">
        <w:rPr>
          <w:rFonts w:eastAsiaTheme="minorEastAsia"/>
        </w:rPr>
        <w:t xml:space="preserve">Proportion of coding and non-coding transcripts within Reference (GENCODE-annotated) and TALON-derived (novel) transcript sets, highlighting differences in coding potential between known and novel isoforms. </w:t>
      </w:r>
      <w:r w:rsidRPr="00A40C8C">
        <w:rPr>
          <w:rFonts w:eastAsiaTheme="minorEastAsia"/>
          <w:b/>
          <w:bCs/>
        </w:rPr>
        <w:t>(c)</w:t>
      </w:r>
      <w:r w:rsidRPr="00A40C8C">
        <w:rPr>
          <w:rFonts w:eastAsiaTheme="minorEastAsia"/>
        </w:rPr>
        <w:t xml:space="preserve"> Distribution of predicted ORF lengths (in amino acids) stratified by coding status, with box plots indicating median, quartiles, and outliers. </w:t>
      </w:r>
      <w:r w:rsidRPr="00A40C8C">
        <w:rPr>
          <w:rFonts w:eastAsiaTheme="minorEastAsia"/>
          <w:b/>
          <w:bCs/>
        </w:rPr>
        <w:t>(d)</w:t>
      </w:r>
      <w:r w:rsidRPr="00A40C8C">
        <w:rPr>
          <w:rFonts w:eastAsiaTheme="minorEastAsia"/>
        </w:rPr>
        <w:t xml:space="preserve"> Two-dimensional feature space of CPAT scores—Hexamer usage bias versus </w:t>
      </w:r>
      <w:proofErr w:type="spellStart"/>
      <w:r w:rsidRPr="00A40C8C">
        <w:rPr>
          <w:rFonts w:eastAsiaTheme="minorEastAsia"/>
        </w:rPr>
        <w:t>Fickett</w:t>
      </w:r>
      <w:proofErr w:type="spellEnd"/>
      <w:r w:rsidRPr="00A40C8C">
        <w:rPr>
          <w:rFonts w:eastAsiaTheme="minorEastAsia"/>
        </w:rPr>
        <w:t xml:space="preserve"> test score—with points colored by coding status, illustrating the discriminative power of these features. </w:t>
      </w:r>
      <w:r w:rsidRPr="00A40C8C">
        <w:rPr>
          <w:rFonts w:eastAsiaTheme="minorEastAsia"/>
          <w:b/>
          <w:bCs/>
        </w:rPr>
        <w:t xml:space="preserve">(e) </w:t>
      </w:r>
      <w:r w:rsidRPr="00A40C8C">
        <w:rPr>
          <w:rFonts w:eastAsiaTheme="minorEastAsia"/>
        </w:rPr>
        <w:t xml:space="preserve">Joint density landscape of ORF length versus coding probability, revealing distinct clusters of high-confidence coding and non-coding transcripts. </w:t>
      </w:r>
      <w:r w:rsidRPr="00A40C8C">
        <w:rPr>
          <w:rFonts w:eastAsiaTheme="minorEastAsia"/>
          <w:b/>
          <w:bCs/>
        </w:rPr>
        <w:t>(f)</w:t>
      </w:r>
      <w:r w:rsidRPr="00A40C8C">
        <w:rPr>
          <w:rFonts w:eastAsiaTheme="minorEastAsia"/>
        </w:rPr>
        <w:t xml:space="preserve"> Empirical cumulative distribution function (ECDF) of coding probabilities comparing Reference versus TALON-derived transcripts, demonstrating a shift toward lower coding potential among novel isoforms</w:t>
      </w:r>
      <w:r w:rsidR="000D5A74">
        <w:rPr>
          <w:rFonts w:eastAsiaTheme="minorEastAsia"/>
        </w:rPr>
        <w:t>.</w:t>
      </w:r>
    </w:p>
    <w:p w14:paraId="4280596E" w14:textId="73E1C99D" w:rsidR="00456412" w:rsidRPr="00456412" w:rsidRDefault="00456412" w:rsidP="00456412">
      <w:pPr>
        <w:pStyle w:val="a0"/>
        <w:rPr>
          <w:rFonts w:eastAsiaTheme="minorEastAsia"/>
        </w:rPr>
      </w:pPr>
      <w:r w:rsidRPr="00456412">
        <w:rPr>
          <w:rFonts w:eastAsiaTheme="minorEastAsia"/>
          <w:b/>
          <w:bCs/>
        </w:rPr>
        <w:t>Supplementary Figure S4. Immunopeptidome prediction and MS quality control (a)</w:t>
      </w:r>
      <w:r w:rsidRPr="00456412">
        <w:rPr>
          <w:rFonts w:eastAsiaTheme="minorEastAsia"/>
        </w:rPr>
        <w:t xml:space="preserve"> Epitope length distribution of predicted HLA class I neoantigens, with 9-mers as the predominant species. </w:t>
      </w:r>
      <w:r w:rsidRPr="00456412">
        <w:rPr>
          <w:rFonts w:eastAsiaTheme="minorEastAsia"/>
          <w:b/>
          <w:bCs/>
        </w:rPr>
        <w:t>(b)</w:t>
      </w:r>
      <w:r w:rsidRPr="00456412">
        <w:rPr>
          <w:rFonts w:eastAsiaTheme="minorEastAsia"/>
        </w:rPr>
        <w:t xml:space="preserve"> Predominant HLA genotype frequencies in the PDAC cohort used for epitope prediction. </w:t>
      </w:r>
      <w:r w:rsidRPr="00456412">
        <w:rPr>
          <w:rFonts w:eastAsiaTheme="minorEastAsia"/>
          <w:b/>
          <w:bCs/>
        </w:rPr>
        <w:t xml:space="preserve">(c) </w:t>
      </w:r>
      <w:r w:rsidRPr="00456412">
        <w:rPr>
          <w:rFonts w:eastAsiaTheme="minorEastAsia"/>
        </w:rPr>
        <w:t xml:space="preserve">Density distribution of predicted MHC-I binding affinities (</w:t>
      </w:r>
      <w:del w:id="20063" w:author="V17 revision" w:date="2026-08-24T17:23:58Z">
        <w:r w:rsidRPr="00456412">
          <w:rPr>
            <w:rFonts w:eastAsiaTheme="minorEastAsia"/>
          </w:rPr>
          <w:delText xml:space="preserve">IC50</w:delText>
        </w:r>
      </w:del>
      <w:ins w:id="20064" w:author="V17 revision" w:date="2026-08-24T17:23:58Z">
        <w:r>
          <w:rPr>
            <w:rFonts w:eastAsiaTheme="minorEastAsia"/>
          </w:rPr>
          <w:t>IC₅₀</w:t>
        </w:r>
      </w:ins>
      <w:r w:rsidRPr="00456412">
        <w:rPr>
          <w:rFonts w:eastAsiaTheme="minorEastAsia"/>
        </w:rPr>
        <w:t xml:space="preserve">), with the &lt; 500 </w:t>
      </w:r>
      <w:proofErr w:type="spellStart"/>
      <w:r w:rsidRPr="00456412">
        <w:rPr>
          <w:rFonts w:eastAsiaTheme="minorEastAsia"/>
        </w:rPr>
        <w:t>nM</w:t>
      </w:r>
      <w:proofErr w:type="spellEnd"/>
      <w:r w:rsidRPr="00456412">
        <w:rPr>
          <w:rFonts w:eastAsiaTheme="minorEastAsia"/>
        </w:rPr>
        <w:t xml:space="preserve"> threshold indicated. </w:t>
      </w:r>
      <w:r w:rsidRPr="00456412">
        <w:rPr>
          <w:rFonts w:eastAsiaTheme="minorEastAsia"/>
          <w:b/>
          <w:bCs/>
        </w:rPr>
        <w:t xml:space="preserve">(d) </w:t>
      </w:r>
      <w:r w:rsidRPr="00456412">
        <w:rPr>
          <w:rFonts w:eastAsiaTheme="minorEastAsia"/>
        </w:rPr>
        <w:t xml:space="preserve">Percentile-rank distribution of peptide–MHC binding strengths. </w:t>
      </w:r>
      <w:r w:rsidRPr="00456412">
        <w:rPr>
          <w:rFonts w:eastAsiaTheme="minorEastAsia"/>
          <w:b/>
          <w:bCs/>
        </w:rPr>
        <w:t>(e)</w:t>
      </w:r>
      <w:r w:rsidRPr="00456412">
        <w:rPr>
          <w:rFonts w:eastAsiaTheme="minorEastAsia"/>
        </w:rPr>
        <w:t xml:space="preserve"> Density distribution of </w:t>
      </w:r>
      <w:proofErr w:type="spellStart"/>
      <w:r w:rsidRPr="00456412">
        <w:rPr>
          <w:rFonts w:eastAsiaTheme="minorEastAsia"/>
        </w:rPr>
        <w:t>DeepImmuno</w:t>
      </w:r>
      <w:proofErr w:type="spellEnd"/>
      <w:r w:rsidRPr="00456412">
        <w:rPr>
          <w:rFonts w:eastAsiaTheme="minorEastAsia"/>
        </w:rPr>
        <w:t xml:space="preserve"> immunogenicity scores for candidate epitopes. </w:t>
      </w:r>
      <w:r w:rsidRPr="00456412">
        <w:rPr>
          <w:rFonts w:eastAsiaTheme="minorEastAsia"/>
          <w:b/>
          <w:bCs/>
        </w:rPr>
        <w:t>(f)</w:t>
      </w:r>
      <w:r w:rsidRPr="00456412">
        <w:rPr>
          <w:rFonts w:eastAsiaTheme="minorEastAsia"/>
        </w:rPr>
        <w:t xml:space="preserve"> Precursor mass error (ppm) of all peptide-spectrum matches (PSMs), with values within ±10 ppm indicating high </w:t>
      </w:r>
      <w:r w:rsidRPr="00456412">
        <w:rPr>
          <w:rFonts w:eastAsiaTheme="minorEastAsia"/>
        </w:rPr>
        <w:lastRenderedPageBreak/>
        <w:t xml:space="preserve">mass accuracy. </w:t>
      </w:r>
      <w:r w:rsidRPr="00456412">
        <w:rPr>
          <w:rFonts w:eastAsiaTheme="minorEastAsia"/>
          <w:b/>
          <w:bCs/>
        </w:rPr>
        <w:t>(g)</w:t>
      </w:r>
      <w:r w:rsidRPr="00456412">
        <w:rPr>
          <w:rFonts w:eastAsiaTheme="minorEastAsia"/>
        </w:rPr>
        <w:t xml:space="preserve"> Density distribution of PSM confidence scores reflecting spectral match quality. </w:t>
      </w:r>
      <w:r w:rsidRPr="00456412">
        <w:rPr>
          <w:rFonts w:eastAsiaTheme="minorEastAsia"/>
          <w:b/>
          <w:bCs/>
        </w:rPr>
        <w:t>(h)</w:t>
      </w:r>
      <w:r w:rsidRPr="00456412">
        <w:rPr>
          <w:rFonts w:eastAsiaTheme="minorEastAsia"/>
        </w:rPr>
        <w:t xml:space="preserve"> Predicted versus observed retention times (</w:t>
      </w:r>
      <w:proofErr w:type="spellStart"/>
      <w:r w:rsidRPr="00456412">
        <w:rPr>
          <w:rFonts w:eastAsiaTheme="minorEastAsia"/>
        </w:rPr>
        <w:t>DeepLC</w:t>
      </w:r>
      <w:proofErr w:type="spellEnd"/>
      <w:r w:rsidRPr="00456412">
        <w:rPr>
          <w:rFonts w:eastAsiaTheme="minorEastAsia"/>
        </w:rPr>
        <w:t>), confirming peptide identification fidelity</w:t>
      </w:r>
      <w:r w:rsidR="000D5A74">
        <w:rPr>
          <w:rFonts w:eastAsiaTheme="minorEastAsia"/>
        </w:rPr>
        <w:t>.</w:t>
      </w:r>
    </w:p>
    <w:p w14:paraId="4324C628" w14:textId="18518E6B" w:rsidR="00B7534B" w:rsidRPr="00B7534B" w:rsidRDefault="00B7534B" w:rsidP="00B7534B">
      <w:pPr>
        <w:pStyle w:val="a0"/>
        <w:rPr>
          <w:rFonts w:eastAsiaTheme="minorEastAsia"/>
        </w:rPr>
      </w:pPr>
      <w:r w:rsidRPr="00B7534B">
        <w:rPr>
          <w:rFonts w:eastAsiaTheme="minorEastAsia"/>
          <w:b/>
          <w:bCs/>
        </w:rPr>
        <w:t>Supplementary Figure S5. MS/MS validation and molecular docking of identified HLA-A*24:02-restricted peptides. (a–c)</w:t>
      </w:r>
      <w:r w:rsidRPr="00B7534B">
        <w:rPr>
          <w:rFonts w:eastAsiaTheme="minorEastAsia"/>
        </w:rPr>
        <w:t xml:space="preserve"> High-resolution MS/MS fragmentation spectra confirming sequence identity of representative peptides (NYGTGMERW, PFLQASPHF, and YYKEAEKENL), with annotated b-ion (blue) and y-ion (red) series indicated. </w:t>
      </w:r>
      <w:r w:rsidRPr="00B7534B">
        <w:rPr>
          <w:rFonts w:eastAsiaTheme="minorEastAsia"/>
          <w:b/>
          <w:bCs/>
        </w:rPr>
        <w:t xml:space="preserve">(d–f) </w:t>
      </w:r>
      <w:r w:rsidRPr="00B7534B">
        <w:rPr>
          <w:rFonts w:eastAsiaTheme="minorEastAsia"/>
        </w:rPr>
        <w:t>Two-dimensional interaction diagrams illustrating molecular binding interfaces between selected peptides (VYGSIFSF, QYGGDLTNTF, and EYDSSFPNW) and HLA-A*24:02 (PDB: 8FU4); intermolecular hydrogen bonds (green dashed lines) and hydrophobic contacts (red arcs) between peptide ligands and HLA binding groove residues are detailed</w:t>
      </w:r>
      <w:r w:rsidR="000D5A74">
        <w:rPr>
          <w:rFonts w:eastAsiaTheme="minorEastAsia"/>
        </w:rPr>
        <w:t>.</w:t>
      </w:r>
    </w:p>
    <w:p w14:paraId="2B78A885" w14:textId="2F5C800F" w:rsidR="00BF6FDA" w:rsidRPr="00BF6FDA" w:rsidRDefault="00BF6FDA" w:rsidP="00BF6FDA">
      <w:pPr>
        <w:pStyle w:val="a0"/>
        <w:rPr>
          <w:rFonts w:eastAsiaTheme="minorEastAsia"/>
        </w:rPr>
      </w:pPr>
      <w:r w:rsidRPr="00BF6FDA">
        <w:rPr>
          <w:rFonts w:eastAsiaTheme="minorEastAsia" w:hint="eastAsia"/>
          <w:b/>
          <w:bCs/>
        </w:rPr>
        <w:t>Figure S6. IFN-</w:t>
      </w:r>
      <w:r w:rsidRPr="00BF6FDA">
        <w:rPr>
          <w:rFonts w:eastAsiaTheme="minorEastAsia" w:hint="eastAsia"/>
          <w:b/>
          <w:bCs/>
        </w:rPr>
        <w:t>γ</w:t>
      </w:r>
      <w:r w:rsidRPr="00BF6FDA">
        <w:rPr>
          <w:rFonts w:eastAsiaTheme="minorEastAsia" w:hint="eastAsia"/>
          <w:b/>
          <w:bCs/>
        </w:rPr>
        <w:t xml:space="preserve"> ELISpot screening of individual neoantigen peptides using PBMCs from three healthy donors. </w:t>
      </w:r>
      <w:r w:rsidRPr="00BF6FDA">
        <w:rPr>
          <w:rFonts w:eastAsiaTheme="minorEastAsia" w:hint="eastAsia"/>
        </w:rPr>
        <w:t>Heatmap displaying IFN-</w:t>
      </w:r>
      <w:r w:rsidRPr="00BF6FDA">
        <w:rPr>
          <w:rFonts w:eastAsiaTheme="minorEastAsia" w:hint="eastAsia"/>
        </w:rPr>
        <w:t>γ</w:t>
      </w:r>
      <w:r w:rsidRPr="00BF6FDA">
        <w:rPr>
          <w:rFonts w:eastAsiaTheme="minorEastAsia" w:hint="eastAsia"/>
        </w:rPr>
        <w:t xml:space="preserve"> spot-forming units (SFU) per 10</w:t>
      </w:r>
      <w:r w:rsidRPr="00BF6FDA">
        <w:rPr>
          <w:rFonts w:eastAsiaTheme="minorEastAsia" w:cs="Times New Roman"/>
        </w:rPr>
        <w:t>⁶</w:t>
      </w:r>
      <w:r w:rsidRPr="00BF6FDA">
        <w:rPr>
          <w:rFonts w:eastAsiaTheme="minorEastAsia" w:hint="eastAsia"/>
        </w:rPr>
        <w:t xml:space="preserve"> cells for each of the 64 synthesized neoantigen peptides across three HLA-A*24:02-matched healthy donors, with a positive response threshold defined as &gt; 200 SFU/10</w:t>
      </w:r>
      <w:r w:rsidRPr="00BF6FDA">
        <w:rPr>
          <w:rFonts w:eastAsiaTheme="minorEastAsia" w:cs="Times New Roman"/>
        </w:rPr>
        <w:t>⁶</w:t>
      </w:r>
      <w:r w:rsidRPr="00BF6FDA">
        <w:rPr>
          <w:rFonts w:eastAsiaTheme="minorEastAsia" w:hint="eastAsia"/>
        </w:rPr>
        <w:t xml:space="preserve"> cells; color intensity corresponds to SFU magnitude as indicated by the scale bar (0</w:t>
      </w:r>
      <w:r w:rsidRPr="00BF6FDA">
        <w:rPr>
          <w:rFonts w:eastAsiaTheme="minorEastAsia" w:hint="eastAsia"/>
        </w:rPr>
        <w:t>–</w:t>
      </w:r>
      <w:r w:rsidRPr="00BF6FDA">
        <w:rPr>
          <w:rFonts w:eastAsiaTheme="minorEastAsia" w:hint="eastAsia"/>
        </w:rPr>
        <w:t>2000); N-control represents the negative control well; epitopes are numbered consecutively across two panels (87</w:t>
      </w:r>
      <w:r w:rsidRPr="00BF6FDA">
        <w:rPr>
          <w:rFonts w:eastAsiaTheme="minorEastAsia" w:hint="eastAsia"/>
        </w:rPr>
        <w:t>–</w:t>
      </w:r>
      <w:r w:rsidRPr="00BF6FDA">
        <w:rPr>
          <w:rFonts w:eastAsiaTheme="minorEastAsia" w:hint="eastAsia"/>
        </w:rPr>
        <w:t>146)</w:t>
      </w:r>
      <w:r w:rsidR="00FE6E71">
        <w:rPr>
          <w:rFonts w:eastAsiaTheme="minorEastAsia" w:hint="eastAsia"/>
        </w:rPr>
        <w:t>.</w:t>
      </w:r>
    </w:p>
    <w:p w14:paraId="0B6D7068" w14:textId="77777777" w:rsidR="00983116" w:rsidRPr="00983116" w:rsidRDefault="00983116" w:rsidP="00983116">
      <w:pPr>
        <w:pStyle w:val="a0"/>
        <w:rPr>
          <w:rFonts w:eastAsiaTheme="minorEastAsia"/>
        </w:rPr>
      </w:pPr>
      <w:r w:rsidRPr="00983116">
        <w:rPr>
          <w:rFonts w:eastAsiaTheme="minorEastAsia"/>
          <w:b/>
          <w:bCs/>
        </w:rPr>
        <w:t>Figure S7. Extended immunogenicity and binding-score validation in PDAC (a–b)</w:t>
      </w:r>
      <w:r w:rsidRPr="00983116">
        <w:rPr>
          <w:rFonts w:eastAsiaTheme="minorEastAsia"/>
        </w:rPr>
        <w:t xml:space="preserve"> RNA expression fold change across ELISpot response classes stratified by mean IFN-</w:t>
      </w:r>
      <w:r w:rsidRPr="00983116">
        <w:rPr>
          <w:rFonts w:eastAsiaTheme="minorEastAsia"/>
          <w:lang w:val="el-GR"/>
        </w:rPr>
        <w:t xml:space="preserve">γ </w:t>
      </w:r>
      <w:r w:rsidRPr="00983116">
        <w:rPr>
          <w:rFonts w:eastAsiaTheme="minorEastAsia"/>
        </w:rPr>
        <w:t xml:space="preserve">SFU levels </w:t>
      </w:r>
      <w:r w:rsidRPr="00983116">
        <w:rPr>
          <w:rFonts w:eastAsiaTheme="minorEastAsia"/>
          <w:b/>
          <w:bCs/>
        </w:rPr>
        <w:t>(a)</w:t>
      </w:r>
      <w:r w:rsidRPr="00983116">
        <w:rPr>
          <w:rFonts w:eastAsiaTheme="minorEastAsia"/>
        </w:rPr>
        <w:t xml:space="preserve"> and mean IFN-</w:t>
      </w:r>
      <w:r w:rsidRPr="00983116">
        <w:rPr>
          <w:rFonts w:eastAsiaTheme="minorEastAsia"/>
          <w:lang w:val="el-GR"/>
        </w:rPr>
        <w:t xml:space="preserve">γ </w:t>
      </w:r>
      <w:r w:rsidRPr="00983116">
        <w:rPr>
          <w:rFonts w:eastAsiaTheme="minorEastAsia"/>
        </w:rPr>
        <w:t xml:space="preserve">SFU across peptide GRAVY (Grand Average of Hydropathicity) quartiles </w:t>
      </w:r>
      <w:r w:rsidRPr="00983116">
        <w:rPr>
          <w:rFonts w:eastAsiaTheme="minorEastAsia"/>
          <w:b/>
          <w:bCs/>
        </w:rPr>
        <w:t>(b)</w:t>
      </w:r>
      <w:r w:rsidRPr="00983116">
        <w:rPr>
          <w:rFonts w:eastAsiaTheme="minorEastAsia"/>
        </w:rPr>
        <w:t xml:space="preserve"> evaluating the associations of transcript abundance and peptide hydrophobicity with immunogenicity. </w:t>
      </w:r>
      <w:r w:rsidRPr="00983116">
        <w:rPr>
          <w:rFonts w:eastAsiaTheme="minorEastAsia"/>
          <w:b/>
          <w:bCs/>
        </w:rPr>
        <w:t>(c)</w:t>
      </w:r>
      <w:r w:rsidRPr="00983116">
        <w:rPr>
          <w:rFonts w:eastAsiaTheme="minorEastAsia"/>
        </w:rPr>
        <w:t xml:space="preserve"> Two-dimensional density plot of </w:t>
      </w:r>
      <w:proofErr w:type="spellStart"/>
      <w:r w:rsidRPr="00983116">
        <w:rPr>
          <w:rFonts w:eastAsiaTheme="minorEastAsia"/>
        </w:rPr>
        <w:t>NetMHCpan</w:t>
      </w:r>
      <w:proofErr w:type="spellEnd"/>
      <w:r w:rsidRPr="00983116">
        <w:rPr>
          <w:rFonts w:eastAsiaTheme="minorEastAsia"/>
        </w:rPr>
        <w:t xml:space="preserve"> EL-score versus BA-score demonstrating concordant binding predictions for candidate neoantigen peptides. </w:t>
      </w:r>
      <w:r w:rsidRPr="00983116">
        <w:rPr>
          <w:rFonts w:eastAsiaTheme="minorEastAsia"/>
          <w:b/>
          <w:bCs/>
        </w:rPr>
        <w:t>(d)</w:t>
      </w:r>
      <w:r w:rsidRPr="00983116">
        <w:rPr>
          <w:rFonts w:eastAsiaTheme="minorEastAsia"/>
        </w:rPr>
        <w:t xml:space="preserve"> Body weight changes of C57BL/6J mice over time across treatment groups, monitoring systemic toxicity throughout the study period. </w:t>
      </w:r>
      <w:r w:rsidRPr="00983116">
        <w:rPr>
          <w:rFonts w:eastAsiaTheme="minorEastAsia"/>
          <w:b/>
          <w:bCs/>
        </w:rPr>
        <w:t xml:space="preserve">(e) </w:t>
      </w:r>
      <w:r w:rsidRPr="00983116">
        <w:rPr>
          <w:rFonts w:eastAsiaTheme="minorEastAsia"/>
        </w:rPr>
        <w:t xml:space="preserve">Representative H&amp;E-stained sections of heart, liver, lung, and kidney collected from treated mice at the indicated magnifications, evaluating histopathological evidence of off-target organ toxicity. </w:t>
      </w:r>
      <w:r w:rsidRPr="00983116">
        <w:rPr>
          <w:rFonts w:eastAsiaTheme="minorEastAsia"/>
          <w:b/>
          <w:bCs/>
        </w:rPr>
        <w:t>(f)</w:t>
      </w:r>
      <w:r w:rsidRPr="00983116">
        <w:rPr>
          <w:rFonts w:eastAsiaTheme="minorEastAsia"/>
        </w:rPr>
        <w:t xml:space="preserve"> Serum biochemical parameters, including ALT and AST for hepatic function and UA and Cr for renal function, across treatment groups. </w:t>
      </w:r>
      <w:r w:rsidRPr="00983116">
        <w:rPr>
          <w:rFonts w:eastAsiaTheme="minorEastAsia"/>
          <w:b/>
          <w:bCs/>
        </w:rPr>
        <w:t>(g)</w:t>
      </w:r>
      <w:r w:rsidRPr="00983116">
        <w:rPr>
          <w:rFonts w:eastAsiaTheme="minorEastAsia"/>
        </w:rPr>
        <w:t xml:space="preserve"> Complete blood count parameters, including PLT, RBC, and WBC counts, across treatment groups to assess hematological safety. </w:t>
      </w:r>
      <w:r w:rsidRPr="00983116">
        <w:rPr>
          <w:rFonts w:eastAsiaTheme="minorEastAsia"/>
          <w:b/>
          <w:bCs/>
        </w:rPr>
        <w:t xml:space="preserve">(h) </w:t>
      </w:r>
      <w:r w:rsidRPr="00983116">
        <w:rPr>
          <w:rFonts w:eastAsiaTheme="minorEastAsia"/>
        </w:rPr>
        <w:t xml:space="preserve">Flow cytometric analysis of memory CD8⁺ T-cell subsets in splenocytes, with the gating strategy identifying effector memory T (TEM, CD44⁺CD62L⁻) and central memory T (TCM, CD44⁺CD62L⁺) cells. </w:t>
      </w:r>
      <w:r w:rsidRPr="00983116">
        <w:rPr>
          <w:rFonts w:eastAsiaTheme="minorEastAsia"/>
          <w:b/>
          <w:bCs/>
        </w:rPr>
        <w:t>(</w:t>
      </w:r>
      <w:proofErr w:type="spellStart"/>
      <w:r w:rsidRPr="00983116">
        <w:rPr>
          <w:rFonts w:eastAsiaTheme="minorEastAsia"/>
          <w:b/>
          <w:bCs/>
        </w:rPr>
        <w:t>i</w:t>
      </w:r>
      <w:proofErr w:type="spellEnd"/>
      <w:r w:rsidRPr="00983116">
        <w:rPr>
          <w:rFonts w:eastAsiaTheme="minorEastAsia"/>
          <w:b/>
          <w:bCs/>
        </w:rPr>
        <w:t>)</w:t>
      </w:r>
      <w:r w:rsidRPr="00983116">
        <w:rPr>
          <w:rFonts w:eastAsiaTheme="minorEastAsia"/>
        </w:rPr>
        <w:t xml:space="preserve"> ELISpot analysis showing IFN-</w:t>
      </w:r>
      <w:r w:rsidRPr="00983116">
        <w:rPr>
          <w:rFonts w:eastAsiaTheme="minorEastAsia"/>
          <w:lang w:val="el-GR"/>
        </w:rPr>
        <w:t xml:space="preserve">γ </w:t>
      </w:r>
      <w:r w:rsidRPr="00983116">
        <w:rPr>
          <w:rFonts w:eastAsiaTheme="minorEastAsia"/>
        </w:rPr>
        <w:t xml:space="preserve">spot-forming units (SFU/10⁶ splenocytes) following </w:t>
      </w:r>
      <w:r w:rsidRPr="00983116">
        <w:rPr>
          <w:rFonts w:eastAsiaTheme="minorEastAsia"/>
          <w:i/>
          <w:iCs/>
        </w:rPr>
        <w:t xml:space="preserve">ex vivo </w:t>
      </w:r>
      <w:r w:rsidRPr="00983116">
        <w:rPr>
          <w:rFonts w:eastAsiaTheme="minorEastAsia"/>
        </w:rPr>
        <w:t xml:space="preserve">restimulation with individual neoantigen peptides. </w:t>
      </w:r>
      <w:r w:rsidRPr="00983116">
        <w:rPr>
          <w:rFonts w:eastAsiaTheme="minorEastAsia"/>
          <w:b/>
          <w:bCs/>
        </w:rPr>
        <w:t>(j)</w:t>
      </w:r>
      <w:r w:rsidRPr="00983116">
        <w:rPr>
          <w:rFonts w:eastAsiaTheme="minorEastAsia"/>
        </w:rPr>
        <w:t xml:space="preserve"> Body weight </w:t>
      </w:r>
      <w:r w:rsidRPr="00983116">
        <w:rPr>
          <w:rFonts w:eastAsiaTheme="minorEastAsia"/>
        </w:rPr>
        <w:lastRenderedPageBreak/>
        <w:t>changes of tumor-bearing recipient mice following adoptive transfer of splenocytes from vaccinated donor mice. Data are presented as mean ± SD (n = 5 mice per group). Statistical significance was determined by one-way ANOVA followed by Tukey's multiple-comparison test (*P &lt; 0.05, **P &lt; 0.01, ***P &lt; 0.001, ****P &lt; 0.0001).</w:t>
      </w:r>
    </w:p>
    <w:p w14:paraId="6840B806" w14:textId="77777777" w:rsidR="00E06BDA" w:rsidRPr="00983116" w:rsidRDefault="00E06BDA" w:rsidP="007837C6">
      <w:pPr>
        <w:pStyle w:val="a0"/>
        <w:rPr>
          <w:rFonts w:eastAsiaTheme="minorEastAsia"/>
        </w:rPr>
      </w:pPr>
    </w:p>
    <w:sectPr w:rsidR="00E06BDA" w:rsidRPr="00983116">
      <w:footnotePr>
        <w:numRestart w:val="eachSect"/>
      </w:footnotePr>
      <w:pgSz w:w="12240" w:h="15840"/>
      <w:pgMar w:top="1440" w:right="1800" w:bottom="1440" w:left="1800" w:header="720" w:footer="720" w:gutter="0"/>
      <w:lnNumType w:countBy="1" w:distance="360"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n Wang" w:date="2026-05-04T17:33:00Z" w:initials="XW">
    <w:p w14:paraId="5F6E93AC" w14:textId="77777777" w:rsidR="004A2C1E" w:rsidRDefault="004A2C1E" w:rsidP="004A2C1E">
      <w:pPr>
        <w:pStyle w:val="a7"/>
      </w:pPr>
      <w:r>
        <w:rPr>
          <w:rStyle w:val="af8"/>
        </w:rPr>
        <w:annotationRef/>
      </w:r>
      <w:r>
        <w:t xml:space="preserve">for the development of mRNA-LNP Vaccines </w:t>
      </w:r>
      <w:proofErr w:type="gramStart"/>
      <w:r>
        <w:t>… ?</w:t>
      </w:r>
      <w:proofErr w:type="gramEnd"/>
    </w:p>
  </w:comment>
  <w:comment w:id="1" w:author="Xin Wang" w:date="2026-05-04T17:33:00Z" w:initials="XW">
    <w:p w14:paraId="2D0AE6AC" w14:textId="77777777" w:rsidR="00E60283" w:rsidRDefault="004E410D">
      <w:pPr>
        <w:pStyle w:val="a7"/>
      </w:pPr>
      <w:r>
        <w:rPr>
          <w:rStyle w:val="af8"/>
        </w:rPr>
        <w:annotationRef/>
      </w:r>
      <w:r>
        <w:t xml:space="preserve">for the development of mRNA-LNP Vaccines </w:t>
      </w:r>
      <w:proofErr w:type="gramStart"/>
      <w:r>
        <w:t>… ?</w:t>
      </w:r>
      <w:proofErr w:type="gramEnd"/>
    </w:p>
  </w:comment>
  <w:comment w:id="2" w:author="Xin Wang" w:date="2026-05-04T17:40:00Z" w:initials="XW">
    <w:p w14:paraId="29A5B1C9" w14:textId="77777777" w:rsidR="00E60283" w:rsidRDefault="004E410D">
      <w:pPr>
        <w:pStyle w:val="a7"/>
      </w:pPr>
      <w:r>
        <w:rPr>
          <w:rStyle w:val="af8"/>
        </w:rPr>
        <w:annotationRef/>
      </w:r>
      <w:proofErr w:type="spellStart"/>
      <w:r>
        <w:rPr>
          <w:rFonts w:hint="eastAsia"/>
        </w:rPr>
        <w:t>姜沆：你负责润色这句话，临床痛点突出出来</w:t>
      </w:r>
      <w:proofErr w:type="spellEnd"/>
    </w:p>
  </w:comment>
  <w:comment w:id="3" w:author="Xin Wang" w:date="2026-05-04T17:40:00Z" w:initials="XW">
    <w:p w14:paraId="302422D3" w14:textId="77777777" w:rsidR="009859E4" w:rsidRDefault="006830EA" w:rsidP="009859E4">
      <w:pPr>
        <w:pStyle w:val="a7"/>
      </w:pPr>
      <w:r>
        <w:rPr>
          <w:rStyle w:val="af8"/>
        </w:rPr>
        <w:annotationRef/>
      </w:r>
      <w:proofErr w:type="spellStart"/>
      <w:r w:rsidR="009859E4">
        <w:rPr>
          <w:rFonts w:hint="eastAsia"/>
        </w:rPr>
        <w:t>姜沆：你负责润色这句话，临床痛点突出出来</w:t>
      </w:r>
      <w:proofErr w:type="spellEnd"/>
    </w:p>
  </w:comment>
  <w:comment w:id="4" w:author="JIANG Hang" w:date="2026-05-06T08:39:00Z" w:initials="JH">
    <w:p w14:paraId="1B906A0B" w14:textId="77777777" w:rsidR="00B9693E" w:rsidRDefault="00B9693E" w:rsidP="00B9693E">
      <w:pPr>
        <w:jc w:val="left"/>
      </w:pPr>
      <w:r>
        <w:rPr>
          <w:rStyle w:val="af8"/>
        </w:rPr>
        <w:annotationRef/>
      </w:r>
      <w:proofErr w:type="spellStart"/>
      <w:r>
        <w:rPr>
          <w:rFonts w:hint="eastAsia"/>
        </w:rPr>
        <w:t>已修改</w:t>
      </w:r>
      <w:proofErr w:type="spellEnd"/>
    </w:p>
  </w:comment>
  <w:comment w:id="5" w:author="Xin Wang" w:date="2026-05-04T17:48:00Z" w:initials="XW">
    <w:p w14:paraId="686561EA" w14:textId="77777777" w:rsidR="00E21D54" w:rsidRDefault="00E21D54" w:rsidP="00E21D54">
      <w:pPr>
        <w:pStyle w:val="a7"/>
      </w:pPr>
      <w:r>
        <w:rPr>
          <w:rStyle w:val="af8"/>
        </w:rPr>
        <w:annotationRef/>
      </w:r>
      <w:r>
        <w:rPr>
          <w:rFonts w:hint="eastAsia"/>
        </w:rPr>
        <w:t>姜沆：</w:t>
      </w:r>
      <w:r>
        <w:t>Background</w:t>
      </w:r>
      <w:r>
        <w:rPr>
          <w:rFonts w:hint="eastAsia"/>
        </w:rPr>
        <w:t>的第</w:t>
      </w:r>
      <w:r>
        <w:t>1</w:t>
      </w:r>
      <w:r>
        <w:rPr>
          <w:rFonts w:hint="eastAsia"/>
        </w:rPr>
        <w:t>、</w:t>
      </w:r>
      <w:r>
        <w:t>2</w:t>
      </w:r>
      <w:r>
        <w:rPr>
          <w:rFonts w:hint="eastAsia"/>
        </w:rPr>
        <w:t>段，仔细修改。</w:t>
      </w:r>
    </w:p>
  </w:comment>
  <w:comment w:id="6" w:author="JIANG Hang" w:date="2026-05-06T08:56:00Z" w:initials="JH">
    <w:p w14:paraId="1C451040" w14:textId="77777777" w:rsidR="00B9693E" w:rsidRDefault="00B9693E" w:rsidP="00B9693E">
      <w:pPr>
        <w:jc w:val="left"/>
      </w:pPr>
      <w:r>
        <w:rPr>
          <w:rStyle w:val="af8"/>
        </w:rPr>
        <w:annotationRef/>
      </w:r>
      <w:proofErr w:type="spellStart"/>
      <w:r>
        <w:rPr>
          <w:rFonts w:hint="eastAsia"/>
        </w:rPr>
        <w:t>已修改</w:t>
      </w:r>
      <w:proofErr w:type="spellEnd"/>
    </w:p>
  </w:comment>
  <w:comment w:id="7" w:author="Xin Wang" w:date="2026-05-04T17:48:00Z" w:initials="XW">
    <w:p w14:paraId="0707F054" w14:textId="77777777" w:rsidR="00E60283" w:rsidRDefault="004E410D">
      <w:pPr>
        <w:pStyle w:val="a7"/>
      </w:pPr>
      <w:r>
        <w:rPr>
          <w:rStyle w:val="af8"/>
        </w:rPr>
        <w:annotationRef/>
      </w:r>
      <w:r>
        <w:rPr>
          <w:rFonts w:hint="eastAsia"/>
        </w:rPr>
        <w:t>姜沆：</w:t>
      </w:r>
      <w:r>
        <w:t>Background</w:t>
      </w:r>
      <w:r>
        <w:rPr>
          <w:rFonts w:hint="eastAsia"/>
        </w:rPr>
        <w:t>的第</w:t>
      </w:r>
      <w:r>
        <w:t>1</w:t>
      </w:r>
      <w:r>
        <w:rPr>
          <w:rFonts w:hint="eastAsia"/>
        </w:rPr>
        <w:t>、</w:t>
      </w:r>
      <w:r>
        <w:t>2</w:t>
      </w:r>
      <w:r>
        <w:rPr>
          <w:rFonts w:hint="eastAsia"/>
        </w:rPr>
        <w:t>段，仔细修改。</w:t>
      </w:r>
    </w:p>
  </w:comment>
  <w:comment w:id="8" w:author="Xin Wang" w:date="2026-05-04T17:49:00Z" w:initials="XW">
    <w:p w14:paraId="146A32A4" w14:textId="77777777" w:rsidR="00F7550E" w:rsidRDefault="00F7550E" w:rsidP="00F7550E">
      <w:pPr>
        <w:pStyle w:val="a7"/>
      </w:pPr>
      <w:r>
        <w:rPr>
          <w:rStyle w:val="af8"/>
        </w:rPr>
        <w:annotationRef/>
      </w:r>
      <w:r>
        <w:rPr>
          <w:rFonts w:hint="eastAsia"/>
        </w:rPr>
        <w:t>这里</w:t>
      </w:r>
      <w:r>
        <w:t>13%</w:t>
      </w:r>
      <w:r>
        <w:rPr>
          <w:rFonts w:hint="eastAsia"/>
        </w:rPr>
        <w:t>，</w:t>
      </w:r>
      <w:r>
        <w:t>abstract</w:t>
      </w:r>
      <w:r>
        <w:rPr>
          <w:rFonts w:hint="eastAsia"/>
        </w:rPr>
        <w:t>里面写的</w:t>
      </w:r>
      <w:r>
        <w:t>10%</w:t>
      </w:r>
      <w:r>
        <w:rPr>
          <w:rFonts w:hint="eastAsia"/>
        </w:rPr>
        <w:t>，</w:t>
      </w:r>
      <w:proofErr w:type="spellStart"/>
      <w:r>
        <w:rPr>
          <w:rFonts w:hint="eastAsia"/>
        </w:rPr>
        <w:t>得用最新的比较公认的数字</w:t>
      </w:r>
      <w:proofErr w:type="spellEnd"/>
      <w:r>
        <w:rPr>
          <w:rFonts w:hint="eastAsia"/>
        </w:rPr>
        <w:t>。</w:t>
      </w:r>
    </w:p>
  </w:comment>
  <w:comment w:id="9" w:author="JIANG Hang" w:date="2026-05-06T08:56:00Z" w:initials="JH">
    <w:p w14:paraId="7909A1A6" w14:textId="77777777" w:rsidR="00B9693E" w:rsidRDefault="00B9693E" w:rsidP="00B9693E">
      <w:pPr>
        <w:jc w:val="left"/>
      </w:pPr>
      <w:r>
        <w:rPr>
          <w:rStyle w:val="af8"/>
        </w:rPr>
        <w:annotationRef/>
      </w:r>
      <w:r>
        <w:rPr>
          <w:rFonts w:hint="eastAsia"/>
        </w:rPr>
        <w:t>采用</w:t>
      </w:r>
      <w:r>
        <w:t>13%</w:t>
      </w:r>
    </w:p>
  </w:comment>
  <w:comment w:id="10" w:author="Xin Wang" w:date="2026-05-04T17:49:00Z" w:initials="XW">
    <w:p w14:paraId="57267C8B" w14:textId="77777777" w:rsidR="00E60283" w:rsidRDefault="004E410D">
      <w:pPr>
        <w:pStyle w:val="a7"/>
      </w:pPr>
      <w:r>
        <w:rPr>
          <w:rStyle w:val="af8"/>
        </w:rPr>
        <w:annotationRef/>
      </w:r>
      <w:r>
        <w:rPr>
          <w:rFonts w:hint="eastAsia"/>
        </w:rPr>
        <w:t>这里</w:t>
      </w:r>
      <w:r>
        <w:t>13%</w:t>
      </w:r>
      <w:r>
        <w:rPr>
          <w:rFonts w:hint="eastAsia"/>
        </w:rPr>
        <w:t>，</w:t>
      </w:r>
      <w:r>
        <w:t>abstract</w:t>
      </w:r>
      <w:r>
        <w:rPr>
          <w:rFonts w:hint="eastAsia"/>
        </w:rPr>
        <w:t>里面写的</w:t>
      </w:r>
      <w:r>
        <w:t>10%</w:t>
      </w:r>
      <w:r>
        <w:rPr>
          <w:rFonts w:hint="eastAsia"/>
        </w:rPr>
        <w:t>，</w:t>
      </w:r>
      <w:proofErr w:type="spellStart"/>
      <w:r>
        <w:rPr>
          <w:rFonts w:hint="eastAsia"/>
        </w:rPr>
        <w:t>得用最新的比较公认的数字</w:t>
      </w:r>
      <w:proofErr w:type="spellEnd"/>
      <w:r>
        <w:rPr>
          <w:rFonts w:hint="eastAsia"/>
        </w:rPr>
        <w:t>。</w:t>
      </w:r>
    </w:p>
  </w:comment>
  <w:comment w:id="11" w:author="Xin Wang" w:date="2026-05-04T20:02:00Z" w:initials="XW">
    <w:p w14:paraId="5708238A" w14:textId="77777777" w:rsidR="00E60283" w:rsidRDefault="004E410D">
      <w:pPr>
        <w:pStyle w:val="a7"/>
      </w:pPr>
      <w:r>
        <w:rPr>
          <w:rStyle w:val="af8"/>
        </w:rPr>
        <w:annotationRef/>
      </w:r>
      <w:r>
        <w:rPr>
          <w:color w:val="156082"/>
        </w:rPr>
        <w:t xml:space="preserve">core regulatory collapse </w:t>
      </w:r>
      <w:proofErr w:type="spellStart"/>
      <w:r>
        <w:rPr>
          <w:rFonts w:hint="eastAsia"/>
          <w:color w:val="156082"/>
        </w:rPr>
        <w:t>是什么意思</w:t>
      </w:r>
      <w:proofErr w:type="spellEnd"/>
    </w:p>
  </w:comment>
  <w:comment w:id="12" w:author="WANG, Ziwei" w:date="2026-05-07T00:50:00Z" w:initials="WZ">
    <w:p w14:paraId="627C8F54" w14:textId="77777777" w:rsidR="0017198B" w:rsidRDefault="0017198B" w:rsidP="0017198B">
      <w:pPr>
        <w:jc w:val="left"/>
      </w:pPr>
      <w:r>
        <w:rPr>
          <w:rStyle w:val="af8"/>
        </w:rPr>
        <w:annotationRef/>
      </w:r>
      <w:r>
        <w:rPr>
          <w:color w:val="145F81"/>
        </w:rPr>
        <w:t>spliceosome dysregulation</w:t>
      </w:r>
      <w:r>
        <w:t xml:space="preserve"> </w:t>
      </w:r>
    </w:p>
  </w:comment>
  <w:comment w:id="15" w:author="Xin Wang" w:date="2026-05-04T20:11:00Z" w:initials="XW">
    <w:p w14:paraId="5B174262" w14:textId="77777777" w:rsidR="00E60283" w:rsidRDefault="004E410D">
      <w:pPr>
        <w:pStyle w:val="a7"/>
      </w:pPr>
      <w:r>
        <w:rPr>
          <w:rStyle w:val="af8"/>
        </w:rPr>
        <w:annotationRef/>
      </w:r>
      <w:proofErr w:type="spellStart"/>
      <w:r>
        <w:rPr>
          <w:rFonts w:hint="eastAsia"/>
        </w:rPr>
        <w:t>这几句话之间需要逻辑连接</w:t>
      </w:r>
      <w:proofErr w:type="spellEnd"/>
    </w:p>
  </w:comment>
  <w:comment w:id="16" w:author="WANG, Ziwei" w:date="2026-05-07T00:59:00Z" w:initials="WZ">
    <w:p w14:paraId="3860941B" w14:textId="77777777" w:rsidR="009A0708" w:rsidRDefault="009A0708" w:rsidP="009A0708">
      <w:pPr>
        <w:jc w:val="left"/>
      </w:pPr>
      <w:r>
        <w:rPr>
          <w:rStyle w:val="af8"/>
        </w:rPr>
        <w:annotationRef/>
      </w:r>
      <w:proofErr w:type="spellStart"/>
      <w:r>
        <w:rPr>
          <w:rFonts w:hint="eastAsia"/>
        </w:rPr>
        <w:t>修改</w:t>
      </w:r>
      <w:proofErr w:type="spellEnd"/>
    </w:p>
  </w:comment>
  <w:comment w:id="13" w:author="Xin Wang" w:date="2026-05-04T20:11:00Z" w:initials="XW">
    <w:p w14:paraId="4352A618" w14:textId="77777777" w:rsidR="0003111F" w:rsidRDefault="0003111F" w:rsidP="0003111F">
      <w:pPr>
        <w:pStyle w:val="a7"/>
      </w:pPr>
      <w:r>
        <w:rPr>
          <w:rStyle w:val="af8"/>
        </w:rPr>
        <w:annotationRef/>
      </w:r>
      <w:proofErr w:type="spellStart"/>
      <w:r>
        <w:rPr>
          <w:rFonts w:hint="eastAsia"/>
        </w:rPr>
        <w:t>这几句话之间需要逻辑连接</w:t>
      </w:r>
      <w:proofErr w:type="spellEnd"/>
    </w:p>
  </w:comment>
  <w:comment w:id="14" w:author="WANG, Ziwei" w:date="2026-05-07T01:49:00Z" w:initials="WZ">
    <w:p w14:paraId="1F8913D1" w14:textId="77777777" w:rsidR="00021241" w:rsidRDefault="00021241" w:rsidP="00021241">
      <w:pPr>
        <w:jc w:val="left"/>
      </w:pPr>
      <w:r>
        <w:rPr>
          <w:rStyle w:val="af8"/>
        </w:rPr>
        <w:annotationRef/>
      </w:r>
      <w:proofErr w:type="spellStart"/>
      <w:r>
        <w:rPr>
          <w:rFonts w:hint="eastAsia"/>
        </w:rPr>
        <w:t>修改</w:t>
      </w:r>
      <w:proofErr w:type="spellEnd"/>
    </w:p>
    <w:p w14:paraId="3C884640" w14:textId="77777777" w:rsidR="00021241" w:rsidRDefault="00021241" w:rsidP="00021241">
      <w:pPr>
        <w:jc w:val="left"/>
      </w:pPr>
    </w:p>
  </w:comment>
  <w:comment w:id="17" w:author="Xin Wang" w:date="2026-05-04T20:13:00Z" w:initials="XW">
    <w:p w14:paraId="18CDDE67" w14:textId="77777777" w:rsidR="00341EF9" w:rsidRDefault="00341EF9" w:rsidP="00341EF9">
      <w:pPr>
        <w:pStyle w:val="a7"/>
      </w:pPr>
      <w:r>
        <w:rPr>
          <w:rStyle w:val="af8"/>
        </w:rPr>
        <w:annotationRef/>
      </w:r>
      <w:proofErr w:type="spellStart"/>
      <w:r>
        <w:rPr>
          <w:rFonts w:hint="eastAsia"/>
        </w:rPr>
        <w:t>这里要么只写</w:t>
      </w:r>
      <w:r>
        <w:t>PDAC</w:t>
      </w:r>
      <w:r>
        <w:rPr>
          <w:rFonts w:hint="eastAsia"/>
        </w:rPr>
        <w:t>，要么多列几个癌症，把</w:t>
      </w:r>
      <w:r>
        <w:t>PDAC</w:t>
      </w:r>
      <w:r>
        <w:rPr>
          <w:rFonts w:hint="eastAsia"/>
        </w:rPr>
        <w:t>和</w:t>
      </w:r>
      <w:r>
        <w:t>melanoma</w:t>
      </w:r>
      <w:r>
        <w:rPr>
          <w:rFonts w:hint="eastAsia"/>
        </w:rPr>
        <w:t>并列写有点怪</w:t>
      </w:r>
      <w:proofErr w:type="spellEnd"/>
    </w:p>
  </w:comment>
  <w:comment w:id="18" w:author="Xin Wang" w:date="2026-05-04T20:13:00Z" w:initials="XW">
    <w:p w14:paraId="326E331A" w14:textId="77777777" w:rsidR="00E60283" w:rsidRDefault="004E410D">
      <w:pPr>
        <w:pStyle w:val="a7"/>
      </w:pPr>
      <w:r>
        <w:rPr>
          <w:rStyle w:val="af8"/>
        </w:rPr>
        <w:annotationRef/>
      </w:r>
      <w:proofErr w:type="spellStart"/>
      <w:r>
        <w:rPr>
          <w:rFonts w:hint="eastAsia"/>
        </w:rPr>
        <w:t>这里要么只写</w:t>
      </w:r>
      <w:r>
        <w:t>PDAC</w:t>
      </w:r>
      <w:r>
        <w:rPr>
          <w:rFonts w:hint="eastAsia"/>
        </w:rPr>
        <w:t>，要么多列几个癌症，把</w:t>
      </w:r>
      <w:r>
        <w:t>PDAC</w:t>
      </w:r>
      <w:r>
        <w:rPr>
          <w:rFonts w:hint="eastAsia"/>
        </w:rPr>
        <w:t>和</w:t>
      </w:r>
      <w:r>
        <w:t>melanoma</w:t>
      </w:r>
      <w:r>
        <w:rPr>
          <w:rFonts w:hint="eastAsia"/>
        </w:rPr>
        <w:t>并列写有点怪</w:t>
      </w:r>
      <w:proofErr w:type="spellEnd"/>
    </w:p>
  </w:comment>
  <w:comment w:id="19" w:author="WANG, Ziwei" w:date="2026-05-07T01:06:00Z" w:initials="WZ">
    <w:p w14:paraId="58EA3855" w14:textId="77777777" w:rsidR="00872901" w:rsidRDefault="00872901" w:rsidP="00872901">
      <w:pPr>
        <w:jc w:val="left"/>
      </w:pPr>
      <w:r>
        <w:rPr>
          <w:rStyle w:val="af8"/>
        </w:rPr>
        <w:annotationRef/>
      </w:r>
      <w:proofErr w:type="spellStart"/>
      <w:r>
        <w:rPr>
          <w:rFonts w:hint="eastAsia"/>
        </w:rPr>
        <w:t>已改</w:t>
      </w:r>
      <w:proofErr w:type="spellEnd"/>
    </w:p>
  </w:comment>
  <w:comment w:id="20" w:author="Xin Wang" w:date="2026-05-04T20:15:00Z" w:initials="XW">
    <w:p w14:paraId="2CD9DE2D" w14:textId="77777777" w:rsidR="001C357D" w:rsidRDefault="001C357D" w:rsidP="001C357D">
      <w:pPr>
        <w:pStyle w:val="a7"/>
      </w:pPr>
      <w:r>
        <w:rPr>
          <w:rStyle w:val="af8"/>
        </w:rPr>
        <w:annotationRef/>
      </w:r>
      <w:proofErr w:type="spellStart"/>
      <w:r>
        <w:rPr>
          <w:rFonts w:hint="eastAsia"/>
        </w:rPr>
        <w:t>讲前人工作的局限性要放在前面段落。这段概述我们这个研究的主要内容和特色</w:t>
      </w:r>
      <w:proofErr w:type="spellEnd"/>
      <w:r>
        <w:rPr>
          <w:rFonts w:hint="eastAsia"/>
        </w:rPr>
        <w:t>。</w:t>
      </w:r>
    </w:p>
  </w:comment>
  <w:comment w:id="21" w:author="Xin Wang" w:date="2026-05-04T20:15:00Z" w:initials="XW">
    <w:p w14:paraId="51F0E8B8" w14:textId="77777777" w:rsidR="00E60283" w:rsidRDefault="004E410D">
      <w:pPr>
        <w:pStyle w:val="a7"/>
      </w:pPr>
      <w:r>
        <w:rPr>
          <w:rStyle w:val="af8"/>
        </w:rPr>
        <w:annotationRef/>
      </w:r>
      <w:proofErr w:type="spellStart"/>
      <w:r>
        <w:rPr>
          <w:rFonts w:hint="eastAsia"/>
        </w:rPr>
        <w:t>讲前人工作的局限性要放在前面段落。这段概述我们这个研究的主要内容和特色</w:t>
      </w:r>
      <w:proofErr w:type="spellEnd"/>
      <w:r>
        <w:rPr>
          <w:rFonts w:hint="eastAsia"/>
        </w:rPr>
        <w:t>。</w:t>
      </w:r>
    </w:p>
  </w:comment>
  <w:comment w:id="22" w:author="WANG, Ziwei" w:date="2026-05-07T01:11:00Z" w:initials="WZ">
    <w:p w14:paraId="4D378AE3" w14:textId="77777777" w:rsidR="00872901" w:rsidRDefault="00872901" w:rsidP="00872901">
      <w:pPr>
        <w:jc w:val="left"/>
      </w:pPr>
      <w:r>
        <w:rPr>
          <w:rStyle w:val="af8"/>
        </w:rPr>
        <w:annotationRef/>
      </w:r>
      <w:proofErr w:type="spellStart"/>
      <w:r>
        <w:rPr>
          <w:rFonts w:hint="eastAsia"/>
        </w:rPr>
        <w:t>改了</w:t>
      </w:r>
      <w:proofErr w:type="spellEnd"/>
    </w:p>
    <w:p w14:paraId="2DCB76A7" w14:textId="77777777" w:rsidR="00872901" w:rsidRDefault="00872901" w:rsidP="00872901">
      <w:pPr>
        <w:jc w:val="left"/>
      </w:pPr>
    </w:p>
  </w:comment>
  <w:comment w:id="24" w:author="Xin Wang" w:date="2026-05-04T20:21:00Z" w:initials="XW">
    <w:p w14:paraId="3D2D2623" w14:textId="77777777" w:rsidR="002E1190" w:rsidRDefault="002E1190" w:rsidP="002E1190">
      <w:pPr>
        <w:pStyle w:val="a7"/>
      </w:pPr>
      <w:r>
        <w:rPr>
          <w:rStyle w:val="af8"/>
        </w:rPr>
        <w:annotationRef/>
      </w:r>
      <w:proofErr w:type="spellStart"/>
      <w:r>
        <w:rPr>
          <w:rFonts w:hint="eastAsia"/>
        </w:rPr>
        <w:t>这句太长，拆成两句</w:t>
      </w:r>
      <w:proofErr w:type="spellEnd"/>
    </w:p>
  </w:comment>
  <w:comment w:id="25" w:author="Xin Wang" w:date="2026-05-04T20:21:00Z" w:initials="XW">
    <w:p w14:paraId="30D734B6" w14:textId="77777777" w:rsidR="00E60283" w:rsidRDefault="004E410D">
      <w:pPr>
        <w:pStyle w:val="a7"/>
      </w:pPr>
      <w:r>
        <w:rPr>
          <w:rStyle w:val="af8"/>
        </w:rPr>
        <w:annotationRef/>
      </w:r>
      <w:proofErr w:type="spellStart"/>
      <w:r>
        <w:rPr>
          <w:rFonts w:hint="eastAsia"/>
        </w:rPr>
        <w:t>这句太长，拆成两句</w:t>
      </w:r>
      <w:proofErr w:type="spellEnd"/>
    </w:p>
  </w:comment>
  <w:comment w:id="26" w:author="WANG, Ziwei" w:date="2026-05-07T01:13:00Z" w:initials="WZ">
    <w:p w14:paraId="6B838D5A" w14:textId="77777777" w:rsidR="00872901" w:rsidRDefault="00872901" w:rsidP="00872901">
      <w:pPr>
        <w:jc w:val="left"/>
      </w:pPr>
      <w:r>
        <w:rPr>
          <w:rStyle w:val="af8"/>
        </w:rPr>
        <w:annotationRef/>
      </w:r>
      <w:proofErr w:type="spellStart"/>
      <w:r>
        <w:rPr>
          <w:rFonts w:hint="eastAsia"/>
        </w:rPr>
        <w:t>修改了</w:t>
      </w:r>
      <w:proofErr w:type="spellEnd"/>
    </w:p>
  </w:comment>
  <w:comment w:id="27" w:author="Xin Wang" w:date="2026-05-04T20:26:00Z" w:initials="XW">
    <w:p w14:paraId="54C909A8" w14:textId="77777777" w:rsidR="00DE06A0" w:rsidRDefault="00DE06A0" w:rsidP="00DE06A0">
      <w:pPr>
        <w:pStyle w:val="a7"/>
      </w:pPr>
      <w:r>
        <w:rPr>
          <w:rStyle w:val="af8"/>
        </w:rPr>
        <w:annotationRef/>
      </w:r>
      <w:r>
        <w:rPr>
          <w:rFonts w:hint="eastAsia"/>
        </w:rPr>
        <w:t>？</w:t>
      </w:r>
    </w:p>
  </w:comment>
  <w:comment w:id="28" w:author="Xin Wang" w:date="2026-05-04T20:26:00Z" w:initials="XW">
    <w:p w14:paraId="6D25BE42" w14:textId="77777777" w:rsidR="00E60283" w:rsidRDefault="004E410D">
      <w:pPr>
        <w:pStyle w:val="a7"/>
      </w:pPr>
      <w:r>
        <w:rPr>
          <w:rStyle w:val="af8"/>
        </w:rPr>
        <w:annotationRef/>
      </w:r>
      <w:r>
        <w:rPr>
          <w:rFonts w:hint="eastAsia"/>
        </w:rPr>
        <w:t>？</w:t>
      </w:r>
    </w:p>
  </w:comment>
  <w:comment w:id="29" w:author="WANG, Ziwei" w:date="2026-05-07T01:16:00Z" w:initials="WZ">
    <w:p w14:paraId="398D6479" w14:textId="77777777" w:rsidR="00E46842" w:rsidRDefault="00E46842" w:rsidP="00E46842">
      <w:pPr>
        <w:jc w:val="left"/>
      </w:pPr>
      <w:r>
        <w:rPr>
          <w:rStyle w:val="af8"/>
        </w:rPr>
        <w:annotationRef/>
      </w:r>
      <w:proofErr w:type="spellStart"/>
      <w:r>
        <w:rPr>
          <w:rFonts w:hint="eastAsia"/>
        </w:rPr>
        <w:t>修改了</w:t>
      </w:r>
      <w:proofErr w:type="spellEnd"/>
    </w:p>
    <w:p w14:paraId="6E5C671E" w14:textId="77777777" w:rsidR="00E46842" w:rsidRDefault="00E46842" w:rsidP="00E46842">
      <w:pPr>
        <w:jc w:val="left"/>
      </w:pPr>
    </w:p>
  </w:comment>
  <w:comment w:id="30" w:author="Xin Wang" w:date="2026-05-04T20:28:00Z" w:initials="XW">
    <w:p w14:paraId="3F846173" w14:textId="77777777" w:rsidR="00CA4846" w:rsidRDefault="00CA4846" w:rsidP="00CA4846">
      <w:pPr>
        <w:pStyle w:val="a7"/>
      </w:pPr>
      <w:r>
        <w:rPr>
          <w:rStyle w:val="af8"/>
        </w:rPr>
        <w:annotationRef/>
      </w:r>
      <w:proofErr w:type="spellStart"/>
      <w:r>
        <w:rPr>
          <w:rFonts w:hint="eastAsia"/>
        </w:rPr>
        <w:t>所有主图、附图、附表，都要按顺序讲。</w:t>
      </w:r>
      <w:r>
        <w:t>Figure</w:t>
      </w:r>
      <w:proofErr w:type="spellEnd"/>
      <w:r>
        <w:t xml:space="preserve"> 1c</w:t>
      </w:r>
      <w:r>
        <w:rPr>
          <w:rFonts w:hint="eastAsia"/>
        </w:rPr>
        <w:t>按顺序要先讲，不能在</w:t>
      </w:r>
      <w:r>
        <w:t>1d</w:t>
      </w:r>
      <w:r>
        <w:rPr>
          <w:rFonts w:hint="eastAsia"/>
        </w:rPr>
        <w:t>后面。或者两个图换一下顺序。</w:t>
      </w:r>
    </w:p>
  </w:comment>
  <w:comment w:id="31" w:author="Xin Wang" w:date="2026-05-04T20:28:00Z" w:initials="XW">
    <w:p w14:paraId="74EFA323" w14:textId="77777777" w:rsidR="00E60283" w:rsidRDefault="004E410D">
      <w:pPr>
        <w:pStyle w:val="a7"/>
      </w:pPr>
      <w:r>
        <w:rPr>
          <w:rStyle w:val="af8"/>
        </w:rPr>
        <w:annotationRef/>
      </w:r>
      <w:proofErr w:type="spellStart"/>
      <w:r>
        <w:rPr>
          <w:rFonts w:hint="eastAsia"/>
        </w:rPr>
        <w:t>所有主图、附图、附表，都要按顺序讲。</w:t>
      </w:r>
      <w:r>
        <w:t>Figure</w:t>
      </w:r>
      <w:proofErr w:type="spellEnd"/>
      <w:r>
        <w:t xml:space="preserve"> 1c</w:t>
      </w:r>
      <w:r>
        <w:rPr>
          <w:rFonts w:hint="eastAsia"/>
        </w:rPr>
        <w:t>按顺序要先讲，不能在</w:t>
      </w:r>
      <w:r>
        <w:t>1d</w:t>
      </w:r>
      <w:r>
        <w:rPr>
          <w:rFonts w:hint="eastAsia"/>
        </w:rPr>
        <w:t>后面。或者两个图换一下顺序。</w:t>
      </w:r>
    </w:p>
  </w:comment>
  <w:comment w:id="32" w:author="WANG, Ziwei" w:date="2026-05-07T01:17:00Z" w:initials="WZ">
    <w:p w14:paraId="064E76BB" w14:textId="77777777" w:rsidR="00E46842" w:rsidRDefault="00E46842" w:rsidP="00E46842">
      <w:pPr>
        <w:jc w:val="left"/>
      </w:pPr>
      <w:r>
        <w:rPr>
          <w:rStyle w:val="af8"/>
        </w:rPr>
        <w:annotationRef/>
      </w:r>
      <w:proofErr w:type="spellStart"/>
      <w:r>
        <w:rPr>
          <w:rFonts w:hint="eastAsia"/>
        </w:rPr>
        <w:t>修改了</w:t>
      </w:r>
      <w:proofErr w:type="spellEnd"/>
    </w:p>
    <w:p w14:paraId="70ACCDEC" w14:textId="77777777" w:rsidR="00E46842" w:rsidRDefault="00E46842" w:rsidP="00E46842">
      <w:pPr>
        <w:jc w:val="left"/>
      </w:pPr>
    </w:p>
  </w:comment>
  <w:comment w:id="33" w:author="Xin Wang" w:date="2026-05-04T20:24:00Z" w:initials="XW">
    <w:p w14:paraId="681A6499" w14:textId="77777777" w:rsidR="00A04EAF" w:rsidRDefault="00A04EAF">
      <w:pPr>
        <w:pStyle w:val="a7"/>
      </w:pPr>
      <w:r>
        <w:rPr>
          <w:rStyle w:val="af8"/>
        </w:rPr>
        <w:annotationRef/>
      </w:r>
      <w:proofErr w:type="spellStart"/>
      <w:r>
        <w:rPr>
          <w:rFonts w:hint="eastAsia"/>
        </w:rPr>
        <w:t>正文所有图表的文字引用加粗，后面你们都改一下</w:t>
      </w:r>
      <w:proofErr w:type="spellEnd"/>
    </w:p>
  </w:comment>
  <w:comment w:id="34" w:author="WANG, Ziwei" w:date="2026-05-07T01:17:00Z" w:initials="WZ">
    <w:p w14:paraId="1DA5F74B" w14:textId="77777777" w:rsidR="00E46842" w:rsidRDefault="00E46842" w:rsidP="00E46842">
      <w:pPr>
        <w:jc w:val="left"/>
      </w:pPr>
      <w:r>
        <w:rPr>
          <w:rStyle w:val="af8"/>
        </w:rPr>
        <w:annotationRef/>
      </w:r>
      <w:proofErr w:type="spellStart"/>
      <w:r>
        <w:rPr>
          <w:rFonts w:hint="eastAsia"/>
        </w:rPr>
        <w:t>修改了</w:t>
      </w:r>
      <w:proofErr w:type="spellEnd"/>
    </w:p>
    <w:p w14:paraId="7D7E437D" w14:textId="77777777" w:rsidR="00E46842" w:rsidRDefault="00E46842" w:rsidP="00E46842">
      <w:pPr>
        <w:jc w:val="left"/>
      </w:pPr>
    </w:p>
  </w:comment>
  <w:comment w:id="35" w:author="Xin Wang" w:date="2026-05-04T20:35:00Z" w:initials="XW">
    <w:p w14:paraId="7396CD81" w14:textId="77777777" w:rsidR="000B3D91" w:rsidRDefault="000B3D91" w:rsidP="000B3D91">
      <w:pPr>
        <w:pStyle w:val="a7"/>
      </w:pPr>
      <w:r>
        <w:rPr>
          <w:rStyle w:val="af8"/>
        </w:rPr>
        <w:annotationRef/>
      </w:r>
      <w:proofErr w:type="spellStart"/>
      <w:r>
        <w:rPr>
          <w:rFonts w:hint="eastAsia"/>
        </w:rPr>
        <w:t>样本数</w:t>
      </w:r>
      <w:r>
        <w:t>n</w:t>
      </w:r>
      <w:r>
        <w:rPr>
          <w:rFonts w:hint="eastAsia"/>
        </w:rPr>
        <w:t>，这个</w:t>
      </w:r>
      <w:r>
        <w:rPr>
          <w:i/>
          <w:iCs/>
        </w:rPr>
        <w:t>n</w:t>
      </w:r>
      <w:r>
        <w:rPr>
          <w:rFonts w:hint="eastAsia"/>
        </w:rPr>
        <w:t>要斜体，全部统一一下</w:t>
      </w:r>
      <w:proofErr w:type="spellEnd"/>
      <w:r>
        <w:rPr>
          <w:rFonts w:hint="eastAsia"/>
        </w:rPr>
        <w:t>。</w:t>
      </w:r>
    </w:p>
  </w:comment>
  <w:comment w:id="36" w:author="Xin Wang" w:date="2026-05-04T20:35:00Z" w:initials="XW">
    <w:p w14:paraId="1EEF4107" w14:textId="77777777" w:rsidR="00E60283" w:rsidRDefault="004E410D">
      <w:pPr>
        <w:pStyle w:val="a7"/>
      </w:pPr>
      <w:r>
        <w:rPr>
          <w:rStyle w:val="af8"/>
        </w:rPr>
        <w:annotationRef/>
      </w:r>
      <w:proofErr w:type="spellStart"/>
      <w:r>
        <w:rPr>
          <w:rFonts w:hint="eastAsia"/>
        </w:rPr>
        <w:t>样本数</w:t>
      </w:r>
      <w:r>
        <w:t>n</w:t>
      </w:r>
      <w:r>
        <w:rPr>
          <w:rFonts w:hint="eastAsia"/>
        </w:rPr>
        <w:t>，这个</w:t>
      </w:r>
      <w:r>
        <w:rPr>
          <w:i/>
          <w:iCs/>
        </w:rPr>
        <w:t>n</w:t>
      </w:r>
      <w:r>
        <w:rPr>
          <w:rFonts w:hint="eastAsia"/>
        </w:rPr>
        <w:t>要斜体，全部统一一下</w:t>
      </w:r>
      <w:proofErr w:type="spellEnd"/>
      <w:r>
        <w:rPr>
          <w:rFonts w:hint="eastAsia"/>
        </w:rPr>
        <w:t>。</w:t>
      </w:r>
    </w:p>
  </w:comment>
  <w:comment w:id="37" w:author="WANG, Ziwei" w:date="2026-05-07T01:23:00Z" w:initials="WZ">
    <w:p w14:paraId="422CA387" w14:textId="77777777" w:rsidR="00E46842" w:rsidRDefault="00E46842" w:rsidP="00E46842">
      <w:pPr>
        <w:jc w:val="left"/>
      </w:pPr>
      <w:r>
        <w:rPr>
          <w:rStyle w:val="af8"/>
        </w:rPr>
        <w:annotationRef/>
      </w:r>
      <w:proofErr w:type="spellStart"/>
      <w:r>
        <w:rPr>
          <w:rFonts w:hint="eastAsia"/>
        </w:rPr>
        <w:t>改了</w:t>
      </w:r>
      <w:proofErr w:type="spellEnd"/>
    </w:p>
    <w:p w14:paraId="726C7C9A" w14:textId="77777777" w:rsidR="00E46842" w:rsidRDefault="00E46842" w:rsidP="00E46842">
      <w:pPr>
        <w:jc w:val="left"/>
      </w:pPr>
    </w:p>
  </w:comment>
  <w:comment w:id="38" w:author="Xin Wang" w:date="2026-05-04T20:37:00Z" w:initials="XW">
    <w:p w14:paraId="7823A490" w14:textId="77777777" w:rsidR="00E60283" w:rsidRDefault="004E410D">
      <w:pPr>
        <w:pStyle w:val="a7"/>
      </w:pPr>
      <w:r>
        <w:rPr>
          <w:rStyle w:val="af8"/>
        </w:rPr>
        <w:annotationRef/>
      </w:r>
      <w:proofErr w:type="spellStart"/>
      <w:r>
        <w:rPr>
          <w:rFonts w:hint="eastAsia"/>
        </w:rPr>
        <w:t>用希腊字母</w:t>
      </w:r>
      <w:r>
        <w:t>delta</w:t>
      </w:r>
      <w:proofErr w:type="spellEnd"/>
    </w:p>
  </w:comment>
  <w:comment w:id="39" w:author="WANG, Ziwei" w:date="2026-05-07T01:26:00Z" w:initials="WZ">
    <w:p w14:paraId="0CFE3BA5" w14:textId="77777777" w:rsidR="001D68B9" w:rsidRDefault="001D68B9" w:rsidP="001D68B9">
      <w:pPr>
        <w:jc w:val="left"/>
      </w:pPr>
      <w:r>
        <w:rPr>
          <w:rStyle w:val="af8"/>
        </w:rPr>
        <w:annotationRef/>
      </w:r>
      <w:proofErr w:type="spellStart"/>
      <w:r>
        <w:rPr>
          <w:rFonts w:hint="eastAsia"/>
        </w:rPr>
        <w:t>改了</w:t>
      </w:r>
      <w:proofErr w:type="spellEnd"/>
    </w:p>
  </w:comment>
  <w:comment w:id="40" w:author="Xin Wang" w:date="2026-05-04T20:40:00Z" w:initials="XW">
    <w:p w14:paraId="7C3F616E" w14:textId="77777777" w:rsidR="00E60283" w:rsidRDefault="004E410D">
      <w:pPr>
        <w:pStyle w:val="a7"/>
      </w:pPr>
      <w:r>
        <w:rPr>
          <w:rStyle w:val="af8"/>
        </w:rPr>
        <w:annotationRef/>
      </w:r>
      <w:proofErr w:type="spellStart"/>
      <w:r>
        <w:rPr>
          <w:rFonts w:hint="eastAsia"/>
        </w:rPr>
        <w:t>用希腊字母</w:t>
      </w:r>
      <w:proofErr w:type="spellEnd"/>
    </w:p>
  </w:comment>
  <w:comment w:id="41" w:author="Xin Wang" w:date="2026-05-04T20:41:00Z" w:initials="XW">
    <w:p w14:paraId="6CE38F97" w14:textId="77777777" w:rsidR="00E60283" w:rsidRDefault="004E410D">
      <w:pPr>
        <w:pStyle w:val="a7"/>
      </w:pPr>
      <w:r>
        <w:rPr>
          <w:rStyle w:val="af8"/>
        </w:rPr>
        <w:annotationRef/>
      </w:r>
      <w:proofErr w:type="spellStart"/>
      <w:r>
        <w:t>ppt</w:t>
      </w:r>
      <w:r>
        <w:rPr>
          <w:rFonts w:hint="eastAsia"/>
        </w:rPr>
        <w:t>里面是</w:t>
      </w:r>
      <w:r>
        <w:t>Figure</w:t>
      </w:r>
      <w:proofErr w:type="spellEnd"/>
      <w:r>
        <w:t xml:space="preserve"> 1d</w:t>
      </w:r>
      <w:r>
        <w:rPr>
          <w:rFonts w:hint="eastAsia"/>
        </w:rPr>
        <w:t>，序号都不对</w:t>
      </w:r>
    </w:p>
  </w:comment>
  <w:comment w:id="42" w:author="WANG, Ziwei" w:date="2026-05-07T01:27:00Z" w:initials="WZ">
    <w:p w14:paraId="2BA4CF2B" w14:textId="77777777" w:rsidR="001D68B9" w:rsidRDefault="001D68B9" w:rsidP="001D68B9">
      <w:pPr>
        <w:jc w:val="left"/>
      </w:pPr>
      <w:r>
        <w:rPr>
          <w:rStyle w:val="af8"/>
        </w:rPr>
        <w:annotationRef/>
      </w:r>
      <w:r>
        <w:t>1</w:t>
      </w:r>
    </w:p>
  </w:comment>
  <w:comment w:id="43" w:author="Xin Wang" w:date="2026-05-04T20:48:00Z" w:initials="XW">
    <w:p w14:paraId="4702746B" w14:textId="77777777" w:rsidR="006C39F7" w:rsidRDefault="006C39F7" w:rsidP="006C39F7">
      <w:pPr>
        <w:pStyle w:val="a7"/>
      </w:pPr>
      <w:r>
        <w:rPr>
          <w:rStyle w:val="af8"/>
        </w:rPr>
        <w:annotationRef/>
      </w:r>
      <w:proofErr w:type="spellStart"/>
      <w:r>
        <w:t>a</w:t>
      </w:r>
      <w:r>
        <w:rPr>
          <w:rFonts w:hint="eastAsia"/>
        </w:rPr>
        <w:t>图和</w:t>
      </w:r>
      <w:r>
        <w:t>b</w:t>
      </w:r>
      <w:r>
        <w:rPr>
          <w:rFonts w:hint="eastAsia"/>
        </w:rPr>
        <w:t>图要按顺序写，要么两个图调换</w:t>
      </w:r>
      <w:proofErr w:type="spellEnd"/>
    </w:p>
  </w:comment>
  <w:comment w:id="44" w:author="Xin Wang" w:date="2026-05-04T20:49:00Z" w:initials="XW">
    <w:p w14:paraId="4438FBEC" w14:textId="77777777" w:rsidR="00F33E2C" w:rsidRDefault="00F33E2C" w:rsidP="00F33E2C">
      <w:pPr>
        <w:pStyle w:val="a7"/>
      </w:pPr>
      <w:r>
        <w:rPr>
          <w:rStyle w:val="af8"/>
        </w:rPr>
        <w:annotationRef/>
      </w:r>
      <w:r>
        <w:rPr>
          <w:rFonts w:hint="eastAsia"/>
        </w:rPr>
        <w:t>另外，</w:t>
      </w:r>
      <w:r>
        <w:t>3c</w:t>
      </w:r>
      <w:r>
        <w:rPr>
          <w:rFonts w:hint="eastAsia"/>
        </w:rPr>
        <w:t>图没有描写结果</w:t>
      </w:r>
    </w:p>
  </w:comment>
  <w:comment w:id="45" w:author="WANG, Ziwei" w:date="2026-05-10T16:19:00Z" w:initials="WZ">
    <w:p w14:paraId="039FFBDD" w14:textId="77777777" w:rsidR="001A02A2" w:rsidRDefault="001A02A2" w:rsidP="001A02A2">
      <w:pPr>
        <w:jc w:val="left"/>
      </w:pPr>
      <w:r>
        <w:rPr>
          <w:rStyle w:val="af8"/>
        </w:rPr>
        <w:annotationRef/>
      </w:r>
      <w:r>
        <w:rPr>
          <w:rFonts w:hint="eastAsia"/>
        </w:rPr>
        <w:t>这个地方写的很怪，图里面只画了</w:t>
      </w:r>
      <w:r>
        <w:t>4</w:t>
      </w:r>
      <w:r>
        <w:rPr>
          <w:rFonts w:hint="eastAsia"/>
        </w:rPr>
        <w:t>个例子，这里写了</w:t>
      </w:r>
      <w:r>
        <w:t>8</w:t>
      </w:r>
      <w:r>
        <w:rPr>
          <w:rFonts w:hint="eastAsia"/>
        </w:rPr>
        <w:t>个，然后</w:t>
      </w:r>
      <w:r>
        <w:t>Figure 3e</w:t>
      </w:r>
      <w:r>
        <w:rPr>
          <w:rFonts w:hint="eastAsia"/>
        </w:rPr>
        <w:t>又标在前面那个句子。</w:t>
      </w:r>
    </w:p>
  </w:comment>
  <w:comment w:id="47" w:author="Xin Wang" w:date="2026-05-04T21:16:00Z" w:initials="XW">
    <w:p w14:paraId="600C49CA" w14:textId="77777777" w:rsidR="006A5991" w:rsidRDefault="00F80783" w:rsidP="006A5991">
      <w:pPr>
        <w:pStyle w:val="a7"/>
      </w:pPr>
      <w:r>
        <w:rPr>
          <w:rStyle w:val="af8"/>
        </w:rPr>
        <w:annotationRef/>
      </w:r>
      <w:proofErr w:type="spellStart"/>
      <w:r w:rsidR="006A5991">
        <w:rPr>
          <w:rFonts w:hint="eastAsia"/>
        </w:rPr>
        <w:t>罗添丽：帮忙仔细检查和修改这个</w:t>
      </w:r>
      <w:r w:rsidR="006A5991">
        <w:t>section</w:t>
      </w:r>
      <w:r w:rsidR="006A5991">
        <w:rPr>
          <w:rFonts w:hint="eastAsia"/>
        </w:rPr>
        <w:t>内容</w:t>
      </w:r>
      <w:proofErr w:type="spellEnd"/>
      <w:r w:rsidR="006A5991">
        <w:rPr>
          <w:rFonts w:hint="eastAsia"/>
        </w:rPr>
        <w:t>。</w:t>
      </w:r>
    </w:p>
  </w:comment>
  <w:comment w:id="48" w:author="Xin Wang" w:date="2026-05-04T21:16:00Z" w:initials="XW">
    <w:p w14:paraId="1D95D965" w14:textId="77777777" w:rsidR="00E60283" w:rsidRDefault="004E410D">
      <w:pPr>
        <w:pStyle w:val="a7"/>
      </w:pPr>
      <w:r>
        <w:rPr>
          <w:rStyle w:val="af8"/>
        </w:rPr>
        <w:annotationRef/>
      </w:r>
      <w:proofErr w:type="spellStart"/>
      <w:r>
        <w:rPr>
          <w:rFonts w:hint="eastAsia"/>
        </w:rPr>
        <w:t>罗添丽：帮忙仔细检查和修改这个</w:t>
      </w:r>
      <w:r>
        <w:t>section</w:t>
      </w:r>
      <w:r>
        <w:rPr>
          <w:rFonts w:hint="eastAsia"/>
        </w:rPr>
        <w:t>内容</w:t>
      </w:r>
      <w:proofErr w:type="spellEnd"/>
      <w:r>
        <w:rPr>
          <w:rFonts w:hint="eastAsia"/>
        </w:rPr>
        <w:t>。</w:t>
      </w:r>
    </w:p>
  </w:comment>
  <w:comment w:id="49" w:author="Xin Wang" w:date="2026-05-04T21:17:00Z" w:initials="XW">
    <w:p w14:paraId="7F08ED79" w14:textId="77777777" w:rsidR="00D431BC" w:rsidRDefault="00D431BC" w:rsidP="00D431BC">
      <w:pPr>
        <w:pStyle w:val="a7"/>
      </w:pPr>
      <w:r>
        <w:rPr>
          <w:rStyle w:val="af8"/>
        </w:rPr>
        <w:annotationRef/>
      </w:r>
      <w:r>
        <w:rPr>
          <w:rFonts w:hint="eastAsia"/>
        </w:rPr>
        <w:t>按顺序描述图，这个</w:t>
      </w:r>
      <w:r>
        <w:t>5c</w:t>
      </w:r>
      <w:r>
        <w:rPr>
          <w:rFonts w:hint="eastAsia"/>
        </w:rPr>
        <w:t>太靠后了，要么挪位置</w:t>
      </w:r>
    </w:p>
  </w:comment>
  <w:comment w:id="50" w:author="华良 姚" w:date="2026-05-09T17:38:00Z" w:initials="华姚">
    <w:p w14:paraId="285C6006" w14:textId="09BD9E48" w:rsidR="009D1D96" w:rsidRPr="009D1D96" w:rsidRDefault="009D1D96">
      <w:pPr>
        <w:pStyle w:val="a7"/>
        <w:rPr>
          <w:rFonts w:eastAsiaTheme="minorEastAsia"/>
        </w:rPr>
      </w:pPr>
      <w:r>
        <w:rPr>
          <w:rStyle w:val="af8"/>
        </w:rPr>
        <w:annotationRef/>
      </w:r>
      <w:r>
        <w:rPr>
          <w:rFonts w:asciiTheme="minorEastAsia" w:eastAsiaTheme="minorEastAsia" w:hAnsiTheme="minorEastAsia" w:hint="eastAsia"/>
        </w:rPr>
        <w:t>已经修改</w:t>
      </w:r>
    </w:p>
  </w:comment>
  <w:comment w:id="51" w:author="Xin Wang" w:date="2026-05-04T21:18:00Z" w:initials="XW">
    <w:p w14:paraId="6E759F3B" w14:textId="77777777" w:rsidR="006A5991" w:rsidRDefault="006A5991" w:rsidP="006A5991">
      <w:pPr>
        <w:pStyle w:val="a7"/>
      </w:pPr>
      <w:r>
        <w:rPr>
          <w:rStyle w:val="af8"/>
        </w:rPr>
        <w:annotationRef/>
      </w:r>
      <w:proofErr w:type="spellStart"/>
      <w:r>
        <w:rPr>
          <w:rFonts w:hint="eastAsia"/>
        </w:rPr>
        <w:t>罗添丽：帮忙仔细检查和修改这个</w:t>
      </w:r>
      <w:r>
        <w:t>section</w:t>
      </w:r>
      <w:r>
        <w:rPr>
          <w:rFonts w:hint="eastAsia"/>
        </w:rPr>
        <w:t>内容</w:t>
      </w:r>
      <w:proofErr w:type="spellEnd"/>
      <w:r>
        <w:rPr>
          <w:rFonts w:hint="eastAsia"/>
        </w:rPr>
        <w:t>。</w:t>
      </w:r>
    </w:p>
  </w:comment>
  <w:comment w:id="52" w:author="Xin Wang" w:date="2026-05-04T21:18:00Z" w:initials="XW">
    <w:p w14:paraId="6AF60275" w14:textId="77777777" w:rsidR="00E60283" w:rsidRDefault="004E410D">
      <w:pPr>
        <w:pStyle w:val="a7"/>
      </w:pPr>
      <w:r>
        <w:rPr>
          <w:rStyle w:val="af8"/>
        </w:rPr>
        <w:annotationRef/>
      </w:r>
      <w:proofErr w:type="spellStart"/>
      <w:r>
        <w:rPr>
          <w:rFonts w:hint="eastAsia"/>
        </w:rPr>
        <w:t>罗添丽：帮忙仔细检查和修改这个</w:t>
      </w:r>
      <w:r>
        <w:t>section</w:t>
      </w:r>
      <w:r>
        <w:rPr>
          <w:rFonts w:hint="eastAsia"/>
        </w:rPr>
        <w:t>内容</w:t>
      </w:r>
      <w:proofErr w:type="spellEnd"/>
      <w:r>
        <w:rPr>
          <w:rFonts w:hint="eastAsia"/>
        </w:rPr>
        <w:t>。</w:t>
      </w:r>
    </w:p>
  </w:comment>
  <w:comment w:id="53" w:author="Tianli Luo" w:date="2026-05-05T13:03:00Z" w:initials="TL">
    <w:p w14:paraId="03D96320" w14:textId="77777777" w:rsidR="004E410D" w:rsidRDefault="004E410D" w:rsidP="004E410D">
      <w:pPr>
        <w:pStyle w:val="a7"/>
      </w:pPr>
      <w:r>
        <w:rPr>
          <w:rStyle w:val="af8"/>
        </w:rPr>
        <w:annotationRef/>
      </w:r>
      <w:proofErr w:type="spellStart"/>
      <w:r>
        <w:rPr>
          <w:rFonts w:hint="eastAsia"/>
        </w:rPr>
        <w:t>建议统一斜体</w:t>
      </w:r>
      <w:proofErr w:type="spellEnd"/>
    </w:p>
  </w:comment>
  <w:comment w:id="56" w:author="Xin Wang" w:date="2026-05-04T21:11:00Z" w:initials="XW">
    <w:p w14:paraId="5FAD288D" w14:textId="77777777" w:rsidR="00467413" w:rsidRDefault="00467413" w:rsidP="00467413">
      <w:pPr>
        <w:pStyle w:val="a7"/>
      </w:pPr>
      <w:r>
        <w:rPr>
          <w:rStyle w:val="af8"/>
        </w:rPr>
        <w:annotationRef/>
      </w:r>
      <w:proofErr w:type="spellStart"/>
      <w:r>
        <w:rPr>
          <w:rFonts w:hint="eastAsia"/>
        </w:rPr>
        <w:t>姜沆：凡是涉及临床的内容，帮润色好</w:t>
      </w:r>
      <w:proofErr w:type="spellEnd"/>
    </w:p>
  </w:comment>
  <w:comment w:id="57" w:author="JIANG Hang" w:date="2026-05-06T09:30:00Z" w:initials="JH">
    <w:p w14:paraId="7DE52522" w14:textId="77777777" w:rsidR="00B9693E" w:rsidRDefault="00B9693E" w:rsidP="00B9693E">
      <w:pPr>
        <w:jc w:val="left"/>
      </w:pPr>
      <w:r>
        <w:rPr>
          <w:rStyle w:val="af8"/>
        </w:rPr>
        <w:annotationRef/>
      </w:r>
      <w:proofErr w:type="spellStart"/>
      <w:r>
        <w:rPr>
          <w:rFonts w:hint="eastAsia"/>
        </w:rPr>
        <w:t>已修改</w:t>
      </w:r>
      <w:proofErr w:type="spellEnd"/>
    </w:p>
  </w:comment>
  <w:comment w:id="58" w:author="Xin Wang" w:date="2026-05-04T21:11:00Z" w:initials="XW">
    <w:p w14:paraId="386CA70F" w14:textId="77777777" w:rsidR="00E60283" w:rsidRDefault="004E410D">
      <w:pPr>
        <w:pStyle w:val="a7"/>
      </w:pPr>
      <w:r>
        <w:rPr>
          <w:rStyle w:val="af8"/>
        </w:rPr>
        <w:annotationRef/>
      </w:r>
      <w:proofErr w:type="spellStart"/>
      <w:r>
        <w:rPr>
          <w:rFonts w:hint="eastAsia"/>
        </w:rPr>
        <w:t>姜沆：凡是涉及临床的内容，帮润色好</w:t>
      </w:r>
      <w:proofErr w:type="spellEnd"/>
    </w:p>
  </w:comment>
  <w:comment w:id="59" w:author="Xin Wang" w:date="2026-05-04T21:20:00Z" w:initials="XW">
    <w:p w14:paraId="10F99BDE" w14:textId="77777777" w:rsidR="00747EC4" w:rsidRDefault="00747EC4" w:rsidP="00747EC4">
      <w:pPr>
        <w:pStyle w:val="a7"/>
      </w:pPr>
      <w:r>
        <w:rPr>
          <w:rStyle w:val="af8"/>
        </w:rPr>
        <w:annotationRef/>
      </w:r>
      <w:proofErr w:type="spellStart"/>
      <w:r>
        <w:rPr>
          <w:rFonts w:hint="eastAsia"/>
        </w:rPr>
        <w:t>用词不当</w:t>
      </w:r>
      <w:proofErr w:type="spellEnd"/>
    </w:p>
  </w:comment>
  <w:comment w:id="60" w:author="Xin Wang" w:date="2026-05-04T21:20:00Z" w:initials="XW">
    <w:p w14:paraId="120DC540" w14:textId="77777777" w:rsidR="00E60283" w:rsidRDefault="004E410D">
      <w:pPr>
        <w:pStyle w:val="a7"/>
      </w:pPr>
      <w:r>
        <w:rPr>
          <w:rStyle w:val="af8"/>
        </w:rPr>
        <w:annotationRef/>
      </w:r>
      <w:proofErr w:type="spellStart"/>
      <w:r>
        <w:rPr>
          <w:rFonts w:hint="eastAsia"/>
        </w:rPr>
        <w:t>用词不当</w:t>
      </w:r>
      <w:proofErr w:type="spellEnd"/>
    </w:p>
  </w:comment>
  <w:comment w:id="61" w:author="WANG, Ziwei" w:date="2026-05-07T01:55:00Z" w:initials="WZ">
    <w:p w14:paraId="49D4E320" w14:textId="77777777" w:rsidR="00491770" w:rsidRDefault="00491770" w:rsidP="00491770">
      <w:pPr>
        <w:jc w:val="left"/>
      </w:pPr>
      <w:r>
        <w:rPr>
          <w:rStyle w:val="af8"/>
        </w:rPr>
        <w:annotationRef/>
      </w:r>
      <w:proofErr w:type="spellStart"/>
      <w:r>
        <w:rPr>
          <w:rFonts w:hint="eastAsia"/>
        </w:rPr>
        <w:t>已修改</w:t>
      </w:r>
      <w:proofErr w:type="spellEnd"/>
    </w:p>
    <w:p w14:paraId="11E9C3AB" w14:textId="77777777" w:rsidR="00491770" w:rsidRDefault="00491770" w:rsidP="00491770">
      <w:pPr>
        <w:jc w:val="left"/>
      </w:pPr>
    </w:p>
  </w:comment>
  <w:comment w:id="62" w:author="华良 姚" w:date="2026-05-09T20:52:00Z" w:initials="华姚">
    <w:p w14:paraId="028993C4" w14:textId="42FAE0D8" w:rsidR="00722576" w:rsidRPr="00722576" w:rsidRDefault="00722576">
      <w:pPr>
        <w:pStyle w:val="a7"/>
        <w:rPr>
          <w:rFonts w:eastAsiaTheme="minorEastAsia"/>
        </w:rPr>
      </w:pPr>
      <w:r>
        <w:rPr>
          <w:rStyle w:val="af8"/>
        </w:rPr>
        <w:annotationRef/>
      </w:r>
      <w:r>
        <w:rPr>
          <w:rFonts w:eastAsiaTheme="minorEastAsia" w:hint="eastAsia"/>
        </w:rPr>
        <w:t>需要插入一篇</w:t>
      </w:r>
      <w:r>
        <w:rPr>
          <w:rFonts w:eastAsiaTheme="minorEastAsia" w:hint="eastAsia"/>
        </w:rPr>
        <w:t>2026</w:t>
      </w:r>
      <w:r>
        <w:rPr>
          <w:rFonts w:eastAsiaTheme="minorEastAsia" w:hint="eastAsia"/>
        </w:rPr>
        <w:t>年</w:t>
      </w:r>
      <w:r>
        <w:rPr>
          <w:rFonts w:eastAsiaTheme="minorEastAsia" w:hint="eastAsia"/>
        </w:rPr>
        <w:t>nature</w:t>
      </w:r>
      <w:r>
        <w:rPr>
          <w:rFonts w:eastAsiaTheme="minorEastAsia" w:hint="eastAsia"/>
        </w:rPr>
        <w:t>机制文章</w:t>
      </w:r>
    </w:p>
  </w:comment>
  <w:comment w:id="63" w:author="WANG, Ziwei" w:date="2026-05-10T12:18:00Z" w:initials="WZ">
    <w:p w14:paraId="26995598" w14:textId="77777777" w:rsidR="008779B2" w:rsidRDefault="008779B2" w:rsidP="008779B2">
      <w:pPr>
        <w:jc w:val="left"/>
      </w:pPr>
      <w:r>
        <w:rPr>
          <w:rStyle w:val="af8"/>
        </w:rPr>
        <w:annotationRef/>
      </w:r>
      <w:r>
        <w:rPr>
          <w:rFonts w:hint="eastAsia"/>
        </w:rPr>
        <w:t>原王老师：跟前面几个</w:t>
      </w:r>
      <w:r>
        <w:t>comments</w:t>
      </w:r>
      <w:r>
        <w:rPr>
          <w:rFonts w:hint="eastAsia"/>
        </w:rPr>
        <w:t>一样，句子里面不能直接写这样的引用，文献的字眼只能作为辅助，放在括号里面或者</w:t>
      </w:r>
      <w:r>
        <w:t>citation</w:t>
      </w:r>
      <w:r>
        <w:rPr>
          <w:rFonts w:hint="eastAsia"/>
        </w:rPr>
        <w:t>里面。正文的文字只讲科学内容。</w:t>
      </w:r>
    </w:p>
  </w:comment>
  <w:comment w:id="64" w:author="WANG, Ziwei" w:date="2026-05-10T12:17:00Z" w:initials="WZ">
    <w:p w14:paraId="3821C97B" w14:textId="77777777" w:rsidR="008779B2" w:rsidRDefault="008779B2" w:rsidP="008779B2">
      <w:pPr>
        <w:jc w:val="left"/>
      </w:pPr>
      <w:r>
        <w:rPr>
          <w:rStyle w:val="af8"/>
        </w:rPr>
        <w:annotationRef/>
      </w:r>
      <w:proofErr w:type="spellStart"/>
      <w:r>
        <w:rPr>
          <w:rFonts w:hint="eastAsia"/>
        </w:rPr>
        <w:t>原王老师：</w:t>
      </w:r>
      <w:r>
        <w:t>AI</w:t>
      </w:r>
      <w:r>
        <w:rPr>
          <w:rFonts w:hint="eastAsia"/>
        </w:rPr>
        <w:t>味太浓了请修改</w:t>
      </w:r>
      <w:proofErr w:type="spellEnd"/>
    </w:p>
  </w:comment>
  <w:comment w:id="65" w:author="华良 姚" w:date="2026-05-09T20:46:00Z" w:initials="华姚">
    <w:p w14:paraId="652DBC75" w14:textId="7EFF01C6" w:rsidR="00104FCC" w:rsidRDefault="00104FCC">
      <w:pPr>
        <w:pStyle w:val="a7"/>
      </w:pPr>
      <w:r>
        <w:rPr>
          <w:rStyle w:val="af8"/>
        </w:rPr>
        <w:annotationRef/>
      </w:r>
      <w:r>
        <w:rPr>
          <w:rFonts w:ascii="SimSun" w:eastAsia="SimSun" w:hAnsi="SimSun" w:cs="SimSun" w:hint="eastAsia"/>
        </w:rPr>
        <w:t>师兄，这个正确吗？</w:t>
      </w:r>
    </w:p>
  </w:comment>
  <w:comment w:id="78" w:author="宪赓 王" w:date="2026-04-28T21:28:00Z" w:initials="宪王">
    <w:p w14:paraId="6225BDE2" w14:textId="77777777" w:rsidR="00E60283" w:rsidRDefault="004E410D">
      <w:pPr>
        <w:pStyle w:val="a7"/>
      </w:pPr>
      <w:r>
        <w:rPr>
          <w:rStyle w:val="af8"/>
        </w:rPr>
        <w:annotationRef/>
      </w:r>
      <w:proofErr w:type="spellStart"/>
      <w:r>
        <w:rPr>
          <w:rFonts w:hint="eastAsia"/>
        </w:rPr>
        <w:t>看看该怎么准备</w:t>
      </w:r>
      <w:proofErr w:type="spellEnd"/>
    </w:p>
  </w:comment>
  <w:comment w:id="84" w:author="宪赓 王" w:date="2026-05-12T00:10:00Z" w:initials="宪王">
    <w:p w14:paraId="146C526B" w14:textId="77777777" w:rsidR="00B756D1" w:rsidRDefault="00B756D1" w:rsidP="00B756D1">
      <w:pPr>
        <w:pStyle w:val="a7"/>
      </w:pPr>
      <w:r>
        <w:rPr>
          <w:rStyle w:val="af8"/>
        </w:rPr>
        <w:annotationRef/>
      </w:r>
      <w:proofErr w:type="spellStart"/>
      <w:r>
        <w:rPr>
          <w:rFonts w:hint="eastAsia"/>
        </w:rPr>
        <w:t>华良看怎么措辞</w:t>
      </w:r>
      <w:proofErr w:type="spellEnd"/>
    </w:p>
  </w:comment>
  <w:comment w:id="85" w:author="YAO Hualiang" w:date="2026-05-12T12:09:00Z" w:initials="YH">
    <w:p w14:paraId="4ABF64FB" w14:textId="6ED7CD15" w:rsidR="00186DC8" w:rsidRDefault="00186DC8">
      <w:pPr>
        <w:pStyle w:val="a7"/>
      </w:pPr>
      <w:r>
        <w:rPr>
          <w:rStyle w:val="af8"/>
        </w:rPr>
        <w:annotationRef/>
      </w:r>
      <w:r>
        <w:rPr>
          <w:rFonts w:ascii="SimSun" w:eastAsia="SimSun" w:hAnsi="SimSun" w:cs="SimSun" w:hint="eastAsia"/>
        </w:rPr>
        <w:t>已经修改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6E93AC" w15:done="0"/>
  <w15:commentEx w15:paraId="2D0AE6AC" w15:done="0"/>
  <w15:commentEx w15:paraId="29A5B1C9" w15:done="0"/>
  <w15:commentEx w15:paraId="302422D3" w15:done="0"/>
  <w15:commentEx w15:paraId="1B906A0B" w15:paraIdParent="302422D3" w15:done="0"/>
  <w15:commentEx w15:paraId="686561EA" w15:done="0"/>
  <w15:commentEx w15:paraId="1C451040" w15:paraIdParent="686561EA" w15:done="0"/>
  <w15:commentEx w15:paraId="0707F054" w15:done="0"/>
  <w15:commentEx w15:paraId="146A32A4" w15:done="0"/>
  <w15:commentEx w15:paraId="7909A1A6" w15:paraIdParent="146A32A4" w15:done="0"/>
  <w15:commentEx w15:paraId="57267C8B" w15:done="0"/>
  <w15:commentEx w15:paraId="5708238A" w15:done="0"/>
  <w15:commentEx w15:paraId="627C8F54" w15:paraIdParent="5708238A" w15:done="0"/>
  <w15:commentEx w15:paraId="5B174262" w15:done="0"/>
  <w15:commentEx w15:paraId="3860941B" w15:paraIdParent="5B174262" w15:done="0"/>
  <w15:commentEx w15:paraId="4352A618" w15:done="0"/>
  <w15:commentEx w15:paraId="3C884640" w15:paraIdParent="4352A618" w15:done="0"/>
  <w15:commentEx w15:paraId="18CDDE67" w15:done="0"/>
  <w15:commentEx w15:paraId="326E331A" w15:done="0"/>
  <w15:commentEx w15:paraId="58EA3855" w15:paraIdParent="326E331A" w15:done="0"/>
  <w15:commentEx w15:paraId="2CD9DE2D" w15:done="0"/>
  <w15:commentEx w15:paraId="51F0E8B8" w15:done="0"/>
  <w15:commentEx w15:paraId="2DCB76A7" w15:paraIdParent="51F0E8B8" w15:done="0"/>
  <w15:commentEx w15:paraId="3D2D2623" w15:done="0"/>
  <w15:commentEx w15:paraId="30D734B6" w15:done="0"/>
  <w15:commentEx w15:paraId="6B838D5A" w15:paraIdParent="30D734B6" w15:done="0"/>
  <w15:commentEx w15:paraId="54C909A8" w15:done="0"/>
  <w15:commentEx w15:paraId="6D25BE42" w15:done="0"/>
  <w15:commentEx w15:paraId="6E5C671E" w15:paraIdParent="6D25BE42" w15:done="0"/>
  <w15:commentEx w15:paraId="3F846173" w15:done="0"/>
  <w15:commentEx w15:paraId="74EFA323" w15:done="0"/>
  <w15:commentEx w15:paraId="70ACCDEC" w15:paraIdParent="74EFA323" w15:done="0"/>
  <w15:commentEx w15:paraId="681A6499" w15:done="0"/>
  <w15:commentEx w15:paraId="7D7E437D" w15:paraIdParent="681A6499" w15:done="0"/>
  <w15:commentEx w15:paraId="7396CD81" w15:done="0"/>
  <w15:commentEx w15:paraId="1EEF4107" w15:done="0"/>
  <w15:commentEx w15:paraId="726C7C9A" w15:paraIdParent="1EEF4107" w15:done="0"/>
  <w15:commentEx w15:paraId="7823A490" w15:done="0"/>
  <w15:commentEx w15:paraId="0CFE3BA5" w15:paraIdParent="7823A490" w15:done="0"/>
  <w15:commentEx w15:paraId="7C3F616E" w15:done="0"/>
  <w15:commentEx w15:paraId="6CE38F97" w15:done="0"/>
  <w15:commentEx w15:paraId="2BA4CF2B" w15:paraIdParent="6CE38F97" w15:done="0"/>
  <w15:commentEx w15:paraId="4702746B" w15:done="0"/>
  <w15:commentEx w15:paraId="4438FBEC" w15:paraIdParent="4702746B" w15:done="0"/>
  <w15:commentEx w15:paraId="039FFBDD" w15:done="0"/>
  <w15:commentEx w15:paraId="600C49CA" w15:done="0"/>
  <w15:commentEx w15:paraId="1D95D965" w15:done="0"/>
  <w15:commentEx w15:paraId="7F08ED79" w15:done="0"/>
  <w15:commentEx w15:paraId="285C6006" w15:paraIdParent="7F08ED79" w15:done="0"/>
  <w15:commentEx w15:paraId="6E759F3B" w15:done="0"/>
  <w15:commentEx w15:paraId="6AF60275" w15:done="0"/>
  <w15:commentEx w15:paraId="03D96320" w15:done="0"/>
  <w15:commentEx w15:paraId="5FAD288D" w15:done="0"/>
  <w15:commentEx w15:paraId="7DE52522" w15:paraIdParent="5FAD288D" w15:done="0"/>
  <w15:commentEx w15:paraId="386CA70F" w15:done="0"/>
  <w15:commentEx w15:paraId="10F99BDE" w15:done="0"/>
  <w15:commentEx w15:paraId="120DC540" w15:done="0"/>
  <w15:commentEx w15:paraId="11E9C3AB" w15:paraIdParent="120DC540" w15:done="0"/>
  <w15:commentEx w15:paraId="028993C4" w15:done="0"/>
  <w15:commentEx w15:paraId="26995598" w15:done="0"/>
  <w15:commentEx w15:paraId="3821C97B" w15:done="0"/>
  <w15:commentEx w15:paraId="652DBC75" w15:done="0"/>
  <w15:commentEx w15:paraId="6225BDE2" w15:done="0"/>
  <w15:commentEx w15:paraId="146C526B" w15:done="0"/>
  <w15:commentEx w15:paraId="4ABF64FB" w15:paraIdParent="146C52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056B97E" w16cex:dateUtc="2026-05-04T09:33:00Z"/>
  <w16cex:commentExtensible w16cex:durableId="6AE6239B" w16cex:dateUtc="2026-05-04T09:40:00Z"/>
  <w16cex:commentExtensible w16cex:durableId="49A9F643" w16cex:dateUtc="2026-05-06T00:39:00Z"/>
  <w16cex:commentExtensible w16cex:durableId="2ABDE93B" w16cex:dateUtc="2026-05-04T09:48:00Z"/>
  <w16cex:commentExtensible w16cex:durableId="4709E894" w16cex:dateUtc="2026-05-06T00:56:00Z"/>
  <w16cex:commentExtensible w16cex:durableId="66E5F515" w16cex:dateUtc="2026-05-04T09:49:00Z"/>
  <w16cex:commentExtensible w16cex:durableId="7735F625" w16cex:dateUtc="2026-05-06T00:56:00Z"/>
  <w16cex:commentExtensible w16cex:durableId="77BFE590" w16cex:dateUtc="2026-05-06T16:50:00Z"/>
  <w16cex:commentExtensible w16cex:durableId="50567BF4" w16cex:dateUtc="2026-05-06T16:59:00Z"/>
  <w16cex:commentExtensible w16cex:durableId="6FFBE1BF" w16cex:dateUtc="2026-05-04T12:11:00Z"/>
  <w16cex:commentExtensible w16cex:durableId="459CE2E7" w16cex:dateUtc="2026-05-06T17:49:00Z"/>
  <w16cex:commentExtensible w16cex:durableId="7900EBB8" w16cex:dateUtc="2026-05-04T12:13:00Z"/>
  <w16cex:commentExtensible w16cex:durableId="11DEDA4F" w16cex:dateUtc="2026-05-06T17:06:00Z"/>
  <w16cex:commentExtensible w16cex:durableId="61D5422B" w16cex:dateUtc="2026-05-04T12:15:00Z"/>
  <w16cex:commentExtensible w16cex:durableId="51FBC031" w16cex:dateUtc="2026-05-06T17:11:00Z"/>
  <w16cex:commentExtensible w16cex:durableId="38FD6983" w16cex:dateUtc="2026-05-04T12:21:00Z"/>
  <w16cex:commentExtensible w16cex:durableId="5630C360" w16cex:dateUtc="2026-05-06T17:13:00Z"/>
  <w16cex:commentExtensible w16cex:durableId="1ADA3BEF" w16cex:dateUtc="2026-05-04T12:26:00Z"/>
  <w16cex:commentExtensible w16cex:durableId="7EC4D179" w16cex:dateUtc="2026-05-06T17:16:00Z"/>
  <w16cex:commentExtensible w16cex:durableId="46772C6B" w16cex:dateUtc="2026-05-04T12:28:00Z"/>
  <w16cex:commentExtensible w16cex:durableId="397E11C8" w16cex:dateUtc="2026-05-06T17:17:00Z"/>
  <w16cex:commentExtensible w16cex:durableId="26921FA8" w16cex:dateUtc="2026-05-06T17:17:00Z"/>
  <w16cex:commentExtensible w16cex:durableId="5338BFBA" w16cex:dateUtc="2026-05-04T12:35:00Z"/>
  <w16cex:commentExtensible w16cex:durableId="10741CA0" w16cex:dateUtc="2026-05-06T17:23:00Z"/>
  <w16cex:commentExtensible w16cex:durableId="02B4225C" w16cex:dateUtc="2026-05-06T17:26:00Z"/>
  <w16cex:commentExtensible w16cex:durableId="6B6F036F" w16cex:dateUtc="2026-05-06T17:27:00Z"/>
  <w16cex:commentExtensible w16cex:durableId="6D4153D9" w16cex:dateUtc="2026-05-04T12:48:00Z"/>
  <w16cex:commentExtensible w16cex:durableId="0E6E8432" w16cex:dateUtc="2026-05-04T12:49:00Z"/>
  <w16cex:commentExtensible w16cex:durableId="091C43F6" w16cex:dateUtc="2026-05-10T08:19:00Z"/>
  <w16cex:commentExtensible w16cex:durableId="0B56518F" w16cex:dateUtc="2026-05-04T13:16:00Z"/>
  <w16cex:commentExtensible w16cex:durableId="2DA641BF" w16cex:dateUtc="2026-05-04T13:17:00Z"/>
  <w16cex:commentExtensible w16cex:durableId="38BE76D5" w16cex:dateUtc="2026-05-09T09:38:00Z"/>
  <w16cex:commentExtensible w16cex:durableId="074346B3" w16cex:dateUtc="2026-05-04T13:18:00Z"/>
  <w16cex:commentExtensible w16cex:durableId="6AE17D2E" w16cex:dateUtc="2026-05-05T05:03:00Z"/>
  <w16cex:commentExtensible w16cex:durableId="05C4A4DB" w16cex:dateUtc="2026-05-04T13:11:00Z"/>
  <w16cex:commentExtensible w16cex:durableId="66B4C971" w16cex:dateUtc="2026-05-06T01:30:00Z"/>
  <w16cex:commentExtensible w16cex:durableId="6510FA43" w16cex:dateUtc="2026-05-04T13:20:00Z"/>
  <w16cex:commentExtensible w16cex:durableId="4EBAC546" w16cex:dateUtc="2026-05-06T17:55:00Z"/>
  <w16cex:commentExtensible w16cex:durableId="19C22A52" w16cex:dateUtc="2026-05-09T12:52:00Z"/>
  <w16cex:commentExtensible w16cex:durableId="0962CB2F" w16cex:dateUtc="2026-05-10T04:18:00Z"/>
  <w16cex:commentExtensible w16cex:durableId="1FB8DFD2" w16cex:dateUtc="2026-05-10T04:17:00Z"/>
  <w16cex:commentExtensible w16cex:durableId="6A3AB91D" w16cex:dateUtc="2026-05-09T12:46:00Z"/>
  <w16cex:commentExtensible w16cex:durableId="5C80F346" w16cex:dateUtc="2026-05-11T16:10:00Z"/>
  <w16cex:commentExtensible w16cex:durableId="2DAD96E8" w16cex:dateUtc="2026-05-12T0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6E93AC" w16cid:durableId="1056B97E"/>
  <w16cid:commentId w16cid:paraId="2D0AE6AC" w16cid:durableId="2D0AE6AC"/>
  <w16cid:commentId w16cid:paraId="29A5B1C9" w16cid:durableId="29A5B1C9"/>
  <w16cid:commentId w16cid:paraId="302422D3" w16cid:durableId="6AE6239B"/>
  <w16cid:commentId w16cid:paraId="1B906A0B" w16cid:durableId="49A9F643"/>
  <w16cid:commentId w16cid:paraId="686561EA" w16cid:durableId="2ABDE93B"/>
  <w16cid:commentId w16cid:paraId="1C451040" w16cid:durableId="4709E894"/>
  <w16cid:commentId w16cid:paraId="0707F054" w16cid:durableId="0707F054"/>
  <w16cid:commentId w16cid:paraId="146A32A4" w16cid:durableId="66E5F515"/>
  <w16cid:commentId w16cid:paraId="7909A1A6" w16cid:durableId="7735F625"/>
  <w16cid:commentId w16cid:paraId="57267C8B" w16cid:durableId="57267C8B"/>
  <w16cid:commentId w16cid:paraId="5708238A" w16cid:durableId="5708238A"/>
  <w16cid:commentId w16cid:paraId="627C8F54" w16cid:durableId="77BFE590"/>
  <w16cid:commentId w16cid:paraId="5B174262" w16cid:durableId="5B174262"/>
  <w16cid:commentId w16cid:paraId="3860941B" w16cid:durableId="50567BF4"/>
  <w16cid:commentId w16cid:paraId="4352A618" w16cid:durableId="6FFBE1BF"/>
  <w16cid:commentId w16cid:paraId="3C884640" w16cid:durableId="459CE2E7"/>
  <w16cid:commentId w16cid:paraId="18CDDE67" w16cid:durableId="7900EBB8"/>
  <w16cid:commentId w16cid:paraId="326E331A" w16cid:durableId="326E331A"/>
  <w16cid:commentId w16cid:paraId="58EA3855" w16cid:durableId="11DEDA4F"/>
  <w16cid:commentId w16cid:paraId="2CD9DE2D" w16cid:durableId="61D5422B"/>
  <w16cid:commentId w16cid:paraId="51F0E8B8" w16cid:durableId="51F0E8B8"/>
  <w16cid:commentId w16cid:paraId="2DCB76A7" w16cid:durableId="51FBC031"/>
  <w16cid:commentId w16cid:paraId="3D2D2623" w16cid:durableId="38FD6983"/>
  <w16cid:commentId w16cid:paraId="30D734B6" w16cid:durableId="30D734B6"/>
  <w16cid:commentId w16cid:paraId="6B838D5A" w16cid:durableId="5630C360"/>
  <w16cid:commentId w16cid:paraId="54C909A8" w16cid:durableId="1ADA3BEF"/>
  <w16cid:commentId w16cid:paraId="6D25BE42" w16cid:durableId="6D25BE42"/>
  <w16cid:commentId w16cid:paraId="6E5C671E" w16cid:durableId="7EC4D179"/>
  <w16cid:commentId w16cid:paraId="3F846173" w16cid:durableId="46772C6B"/>
  <w16cid:commentId w16cid:paraId="74EFA323" w16cid:durableId="74EFA323"/>
  <w16cid:commentId w16cid:paraId="70ACCDEC" w16cid:durableId="397E11C8"/>
  <w16cid:commentId w16cid:paraId="681A6499" w16cid:durableId="21B2D7DC"/>
  <w16cid:commentId w16cid:paraId="7D7E437D" w16cid:durableId="26921FA8"/>
  <w16cid:commentId w16cid:paraId="7396CD81" w16cid:durableId="5338BFBA"/>
  <w16cid:commentId w16cid:paraId="1EEF4107" w16cid:durableId="1EEF4107"/>
  <w16cid:commentId w16cid:paraId="726C7C9A" w16cid:durableId="10741CA0"/>
  <w16cid:commentId w16cid:paraId="7823A490" w16cid:durableId="7823A490"/>
  <w16cid:commentId w16cid:paraId="0CFE3BA5" w16cid:durableId="02B4225C"/>
  <w16cid:commentId w16cid:paraId="7C3F616E" w16cid:durableId="7C3F616E"/>
  <w16cid:commentId w16cid:paraId="6CE38F97" w16cid:durableId="6CE38F97"/>
  <w16cid:commentId w16cid:paraId="2BA4CF2B" w16cid:durableId="6B6F036F"/>
  <w16cid:commentId w16cid:paraId="4702746B" w16cid:durableId="6D4153D9"/>
  <w16cid:commentId w16cid:paraId="4438FBEC" w16cid:durableId="0E6E8432"/>
  <w16cid:commentId w16cid:paraId="039FFBDD" w16cid:durableId="091C43F6"/>
  <w16cid:commentId w16cid:paraId="600C49CA" w16cid:durableId="0B56518F"/>
  <w16cid:commentId w16cid:paraId="1D95D965" w16cid:durableId="1D95D965"/>
  <w16cid:commentId w16cid:paraId="7F08ED79" w16cid:durableId="2DA641BF"/>
  <w16cid:commentId w16cid:paraId="285C6006" w16cid:durableId="38BE76D5"/>
  <w16cid:commentId w16cid:paraId="6E759F3B" w16cid:durableId="074346B3"/>
  <w16cid:commentId w16cid:paraId="6AF60275" w16cid:durableId="6AF60275"/>
  <w16cid:commentId w16cid:paraId="03D96320" w16cid:durableId="6AE17D2E"/>
  <w16cid:commentId w16cid:paraId="5FAD288D" w16cid:durableId="05C4A4DB"/>
  <w16cid:commentId w16cid:paraId="7DE52522" w16cid:durableId="66B4C971"/>
  <w16cid:commentId w16cid:paraId="386CA70F" w16cid:durableId="386CA70F"/>
  <w16cid:commentId w16cid:paraId="10F99BDE" w16cid:durableId="6510FA43"/>
  <w16cid:commentId w16cid:paraId="120DC540" w16cid:durableId="120DC540"/>
  <w16cid:commentId w16cid:paraId="11E9C3AB" w16cid:durableId="4EBAC546"/>
  <w16cid:commentId w16cid:paraId="028993C4" w16cid:durableId="19C22A52"/>
  <w16cid:commentId w16cid:paraId="26995598" w16cid:durableId="0962CB2F"/>
  <w16cid:commentId w16cid:paraId="3821C97B" w16cid:durableId="1FB8DFD2"/>
  <w16cid:commentId w16cid:paraId="652DBC75" w16cid:durableId="6A3AB91D"/>
  <w16cid:commentId w16cid:paraId="6225BDE2" w16cid:durableId="6225BDE2"/>
  <w16cid:commentId w16cid:paraId="146C526B" w16cid:durableId="5C80F346"/>
  <w16cid:commentId w16cid:paraId="4ABF64FB" w16cid:durableId="2DAD96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A32B5" w14:textId="77777777" w:rsidR="00AF02C0" w:rsidRDefault="00AF02C0">
      <w:pPr>
        <w:spacing w:line="240" w:lineRule="auto"/>
      </w:pPr>
      <w:r>
        <w:separator/>
      </w:r>
    </w:p>
  </w:endnote>
  <w:endnote w:type="continuationSeparator" w:id="0">
    <w:p w14:paraId="039E076A" w14:textId="77777777" w:rsidR="00AF02C0" w:rsidRDefault="00AF02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B91C4" w14:textId="77777777" w:rsidR="00AF02C0" w:rsidRDefault="00AF02C0">
      <w:pPr>
        <w:spacing w:after="0"/>
      </w:pPr>
      <w:r>
        <w:separator/>
      </w:r>
    </w:p>
  </w:footnote>
  <w:footnote w:type="continuationSeparator" w:id="0">
    <w:p w14:paraId="5F6C59D3" w14:textId="77777777" w:rsidR="00AF02C0" w:rsidRDefault="00AF02C0">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n Wang">
    <w15:presenceInfo w15:providerId="Windows Live" w15:userId="5b41a4edccd59a2a"/>
  </w15:person>
  <w15:person w15:author="JIANG Hang">
    <w15:presenceInfo w15:providerId="AD" w15:userId="S::hjiang@surgery.cuhk.edu.hk::a3c1b317-a38e-47e3-9dc5-fbbdd2f40c87"/>
  </w15:person>
  <w15:person w15:author="WANG, Ziwei">
    <w15:presenceInfo w15:providerId="AD" w15:userId="S::1155230336@link.cuhk.edu.hk::3b708e2d-c705-4ba8-a507-038036e47519"/>
  </w15:person>
  <w15:person w15:author="华良 姚">
    <w15:presenceInfo w15:providerId="Windows Live" w15:userId="d16bbf5b393fe17d"/>
  </w15:person>
  <w15:person w15:author="Tianli Luo">
    <w15:presenceInfo w15:providerId="AD" w15:userId="S::ltianli@hku.hk::d48a87c3-629c-49c9-a927-bdfcc565a37b"/>
  </w15:person>
  <w15:person w15:author="宪赓 王">
    <w15:presenceInfo w15:providerId="Windows Live" w15:userId="6ee9fc12c54433fa"/>
  </w15:person>
  <w15:person w15:author="YAO Hualiang">
    <w15:presenceInfo w15:providerId="None" w15:userId="YAO Huali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E973S933O413L134"/>
    <w:docVar w:name="paperpile-doc-name" w:val="2026-06-26_pdac_V15_revised_refs_legends.docx"/>
    <w:docVar w:name="paperpile-includeDoi" w:val="false"/>
    <w:docVar w:name="paperpile-styleFile" w:val="vancouver.csl"/>
    <w:docVar w:name="paperpile-styleId" w:val="pp-vancouver"/>
    <w:docVar w:name="paperpile-styleLabel" w:val="Vancouver"/>
    <w:docVar w:name="paperpile-styleLocale" w:val="en-US"/>
  </w:docVars>
  <w:rsids>
    <w:rsidRoot w:val="00273540"/>
    <w:rsid w:val="00007AAB"/>
    <w:rsid w:val="00007D90"/>
    <w:rsid w:val="00014B85"/>
    <w:rsid w:val="000201B1"/>
    <w:rsid w:val="00021241"/>
    <w:rsid w:val="00023E9A"/>
    <w:rsid w:val="0002522A"/>
    <w:rsid w:val="00026F75"/>
    <w:rsid w:val="000271DA"/>
    <w:rsid w:val="0003111F"/>
    <w:rsid w:val="00035817"/>
    <w:rsid w:val="00036000"/>
    <w:rsid w:val="00040D90"/>
    <w:rsid w:val="0004327D"/>
    <w:rsid w:val="00044210"/>
    <w:rsid w:val="00044AFA"/>
    <w:rsid w:val="00045443"/>
    <w:rsid w:val="00046611"/>
    <w:rsid w:val="000529F1"/>
    <w:rsid w:val="00057F92"/>
    <w:rsid w:val="0006073D"/>
    <w:rsid w:val="0006557B"/>
    <w:rsid w:val="00070FD3"/>
    <w:rsid w:val="000728FA"/>
    <w:rsid w:val="0007525F"/>
    <w:rsid w:val="000916EE"/>
    <w:rsid w:val="00093330"/>
    <w:rsid w:val="00097234"/>
    <w:rsid w:val="000A1B83"/>
    <w:rsid w:val="000A5926"/>
    <w:rsid w:val="000A5FC1"/>
    <w:rsid w:val="000A6675"/>
    <w:rsid w:val="000B00EF"/>
    <w:rsid w:val="000B3D91"/>
    <w:rsid w:val="000B6962"/>
    <w:rsid w:val="000C7C51"/>
    <w:rsid w:val="000D0A33"/>
    <w:rsid w:val="000D5A74"/>
    <w:rsid w:val="000E22FC"/>
    <w:rsid w:val="000E44A9"/>
    <w:rsid w:val="000E572B"/>
    <w:rsid w:val="000E6734"/>
    <w:rsid w:val="000F20D4"/>
    <w:rsid w:val="000F789A"/>
    <w:rsid w:val="00100A64"/>
    <w:rsid w:val="00104FCC"/>
    <w:rsid w:val="00105EC7"/>
    <w:rsid w:val="00111DBC"/>
    <w:rsid w:val="00116668"/>
    <w:rsid w:val="00123CF2"/>
    <w:rsid w:val="00126279"/>
    <w:rsid w:val="00127E10"/>
    <w:rsid w:val="00130214"/>
    <w:rsid w:val="001329BA"/>
    <w:rsid w:val="00134EC1"/>
    <w:rsid w:val="0013611A"/>
    <w:rsid w:val="001418CC"/>
    <w:rsid w:val="001425CF"/>
    <w:rsid w:val="0014334D"/>
    <w:rsid w:val="00147349"/>
    <w:rsid w:val="001474AA"/>
    <w:rsid w:val="00150836"/>
    <w:rsid w:val="00154988"/>
    <w:rsid w:val="001549A1"/>
    <w:rsid w:val="00156FB4"/>
    <w:rsid w:val="00161D75"/>
    <w:rsid w:val="001650ED"/>
    <w:rsid w:val="00165C16"/>
    <w:rsid w:val="00167875"/>
    <w:rsid w:val="0017198B"/>
    <w:rsid w:val="00185B5A"/>
    <w:rsid w:val="00185C7B"/>
    <w:rsid w:val="001868C4"/>
    <w:rsid w:val="00186DC8"/>
    <w:rsid w:val="001934EB"/>
    <w:rsid w:val="001A02A2"/>
    <w:rsid w:val="001A7BF6"/>
    <w:rsid w:val="001B2459"/>
    <w:rsid w:val="001B3CB5"/>
    <w:rsid w:val="001B52EA"/>
    <w:rsid w:val="001B5D17"/>
    <w:rsid w:val="001C357D"/>
    <w:rsid w:val="001C3888"/>
    <w:rsid w:val="001C5EF4"/>
    <w:rsid w:val="001C76EE"/>
    <w:rsid w:val="001D0347"/>
    <w:rsid w:val="001D04FF"/>
    <w:rsid w:val="001D2E22"/>
    <w:rsid w:val="001D4AF5"/>
    <w:rsid w:val="001D68B9"/>
    <w:rsid w:val="001E1627"/>
    <w:rsid w:val="001E672E"/>
    <w:rsid w:val="001E69F5"/>
    <w:rsid w:val="001E73B4"/>
    <w:rsid w:val="001F0572"/>
    <w:rsid w:val="001F0F3A"/>
    <w:rsid w:val="001F1323"/>
    <w:rsid w:val="001F1917"/>
    <w:rsid w:val="001F245A"/>
    <w:rsid w:val="0020066C"/>
    <w:rsid w:val="002009E1"/>
    <w:rsid w:val="00201DAD"/>
    <w:rsid w:val="00203E81"/>
    <w:rsid w:val="00204E31"/>
    <w:rsid w:val="002058AC"/>
    <w:rsid w:val="00206A3E"/>
    <w:rsid w:val="00207CEC"/>
    <w:rsid w:val="002201FC"/>
    <w:rsid w:val="0022039A"/>
    <w:rsid w:val="00220697"/>
    <w:rsid w:val="00221823"/>
    <w:rsid w:val="002330B1"/>
    <w:rsid w:val="00235653"/>
    <w:rsid w:val="00237C94"/>
    <w:rsid w:val="00255E7A"/>
    <w:rsid w:val="00260F9E"/>
    <w:rsid w:val="00267D8D"/>
    <w:rsid w:val="00272AF4"/>
    <w:rsid w:val="00273540"/>
    <w:rsid w:val="00273EEA"/>
    <w:rsid w:val="002778D4"/>
    <w:rsid w:val="00277C75"/>
    <w:rsid w:val="002816F0"/>
    <w:rsid w:val="002828CF"/>
    <w:rsid w:val="00286EE7"/>
    <w:rsid w:val="0028705F"/>
    <w:rsid w:val="00294DE6"/>
    <w:rsid w:val="002A1802"/>
    <w:rsid w:val="002B2D8B"/>
    <w:rsid w:val="002B68D8"/>
    <w:rsid w:val="002C27D1"/>
    <w:rsid w:val="002C6C1A"/>
    <w:rsid w:val="002D09B8"/>
    <w:rsid w:val="002D48B2"/>
    <w:rsid w:val="002D6709"/>
    <w:rsid w:val="002E0728"/>
    <w:rsid w:val="002E1190"/>
    <w:rsid w:val="002E4548"/>
    <w:rsid w:val="002F5F46"/>
    <w:rsid w:val="003070EA"/>
    <w:rsid w:val="00310E70"/>
    <w:rsid w:val="0032280E"/>
    <w:rsid w:val="00322BE7"/>
    <w:rsid w:val="00323BDA"/>
    <w:rsid w:val="00327C2C"/>
    <w:rsid w:val="00327CF8"/>
    <w:rsid w:val="00341EF9"/>
    <w:rsid w:val="00346EBC"/>
    <w:rsid w:val="003534FC"/>
    <w:rsid w:val="00357E74"/>
    <w:rsid w:val="0036076D"/>
    <w:rsid w:val="0037010D"/>
    <w:rsid w:val="00373844"/>
    <w:rsid w:val="003739D5"/>
    <w:rsid w:val="00376289"/>
    <w:rsid w:val="00377E7C"/>
    <w:rsid w:val="0038079D"/>
    <w:rsid w:val="00383830"/>
    <w:rsid w:val="00384C01"/>
    <w:rsid w:val="003858C3"/>
    <w:rsid w:val="00396E88"/>
    <w:rsid w:val="003A0771"/>
    <w:rsid w:val="003A27FD"/>
    <w:rsid w:val="003A5C7A"/>
    <w:rsid w:val="003A75E5"/>
    <w:rsid w:val="003B09DF"/>
    <w:rsid w:val="003B0A73"/>
    <w:rsid w:val="003B2E54"/>
    <w:rsid w:val="003B5505"/>
    <w:rsid w:val="003B765D"/>
    <w:rsid w:val="003C21E5"/>
    <w:rsid w:val="003D038F"/>
    <w:rsid w:val="003D3950"/>
    <w:rsid w:val="003D473A"/>
    <w:rsid w:val="003D4BEC"/>
    <w:rsid w:val="003D5322"/>
    <w:rsid w:val="003D5BE4"/>
    <w:rsid w:val="003E0F8E"/>
    <w:rsid w:val="003E0F91"/>
    <w:rsid w:val="003E0FB6"/>
    <w:rsid w:val="003E1A62"/>
    <w:rsid w:val="003E7B81"/>
    <w:rsid w:val="003F6934"/>
    <w:rsid w:val="0040389A"/>
    <w:rsid w:val="00404063"/>
    <w:rsid w:val="004079D0"/>
    <w:rsid w:val="00407D48"/>
    <w:rsid w:val="004140E0"/>
    <w:rsid w:val="00414971"/>
    <w:rsid w:val="004247C8"/>
    <w:rsid w:val="0042544E"/>
    <w:rsid w:val="004278F8"/>
    <w:rsid w:val="00430123"/>
    <w:rsid w:val="004306E3"/>
    <w:rsid w:val="00431ADE"/>
    <w:rsid w:val="00434B7B"/>
    <w:rsid w:val="00442E81"/>
    <w:rsid w:val="00446C35"/>
    <w:rsid w:val="00450E2C"/>
    <w:rsid w:val="00451827"/>
    <w:rsid w:val="00451AFE"/>
    <w:rsid w:val="00456412"/>
    <w:rsid w:val="00466C22"/>
    <w:rsid w:val="00467413"/>
    <w:rsid w:val="00474034"/>
    <w:rsid w:val="0047593B"/>
    <w:rsid w:val="00491770"/>
    <w:rsid w:val="004A1893"/>
    <w:rsid w:val="004A28CC"/>
    <w:rsid w:val="004A29CC"/>
    <w:rsid w:val="004A2C1E"/>
    <w:rsid w:val="004A332B"/>
    <w:rsid w:val="004A53E9"/>
    <w:rsid w:val="004C119A"/>
    <w:rsid w:val="004C24BC"/>
    <w:rsid w:val="004C526B"/>
    <w:rsid w:val="004C7B3A"/>
    <w:rsid w:val="004D7392"/>
    <w:rsid w:val="004E0315"/>
    <w:rsid w:val="004E410D"/>
    <w:rsid w:val="004F02A2"/>
    <w:rsid w:val="004F59F4"/>
    <w:rsid w:val="005044F7"/>
    <w:rsid w:val="005073B9"/>
    <w:rsid w:val="0052015A"/>
    <w:rsid w:val="00522D4A"/>
    <w:rsid w:val="00523805"/>
    <w:rsid w:val="005238DA"/>
    <w:rsid w:val="005252EF"/>
    <w:rsid w:val="005316AD"/>
    <w:rsid w:val="00532100"/>
    <w:rsid w:val="00537511"/>
    <w:rsid w:val="00543232"/>
    <w:rsid w:val="005550E6"/>
    <w:rsid w:val="00555B3B"/>
    <w:rsid w:val="00557F57"/>
    <w:rsid w:val="0056222F"/>
    <w:rsid w:val="0056595E"/>
    <w:rsid w:val="00573056"/>
    <w:rsid w:val="00577B1D"/>
    <w:rsid w:val="00580826"/>
    <w:rsid w:val="00582DB2"/>
    <w:rsid w:val="00586914"/>
    <w:rsid w:val="005948E8"/>
    <w:rsid w:val="005A0927"/>
    <w:rsid w:val="005A4FC0"/>
    <w:rsid w:val="005B28BB"/>
    <w:rsid w:val="005B5CF5"/>
    <w:rsid w:val="005B7153"/>
    <w:rsid w:val="005B7D56"/>
    <w:rsid w:val="005C127E"/>
    <w:rsid w:val="005C314B"/>
    <w:rsid w:val="005D08C9"/>
    <w:rsid w:val="005D2933"/>
    <w:rsid w:val="005D41EC"/>
    <w:rsid w:val="005D4763"/>
    <w:rsid w:val="005D5EB2"/>
    <w:rsid w:val="005D5F95"/>
    <w:rsid w:val="005E02DD"/>
    <w:rsid w:val="005E1DB5"/>
    <w:rsid w:val="005E1E74"/>
    <w:rsid w:val="005E442C"/>
    <w:rsid w:val="005F116E"/>
    <w:rsid w:val="005F21B1"/>
    <w:rsid w:val="005F39AA"/>
    <w:rsid w:val="005F4ADE"/>
    <w:rsid w:val="005F4D53"/>
    <w:rsid w:val="00602559"/>
    <w:rsid w:val="00605670"/>
    <w:rsid w:val="006059C1"/>
    <w:rsid w:val="00607015"/>
    <w:rsid w:val="00610A6A"/>
    <w:rsid w:val="00612A29"/>
    <w:rsid w:val="00620E0A"/>
    <w:rsid w:val="006249AD"/>
    <w:rsid w:val="00633482"/>
    <w:rsid w:val="00635E42"/>
    <w:rsid w:val="00637B9F"/>
    <w:rsid w:val="00640F95"/>
    <w:rsid w:val="0064600C"/>
    <w:rsid w:val="006464DC"/>
    <w:rsid w:val="00652993"/>
    <w:rsid w:val="006653CC"/>
    <w:rsid w:val="006738EF"/>
    <w:rsid w:val="00675914"/>
    <w:rsid w:val="006830EA"/>
    <w:rsid w:val="006946A5"/>
    <w:rsid w:val="00696A2F"/>
    <w:rsid w:val="006A151D"/>
    <w:rsid w:val="006A2BB3"/>
    <w:rsid w:val="006A312E"/>
    <w:rsid w:val="006A40FE"/>
    <w:rsid w:val="006A4820"/>
    <w:rsid w:val="006A5991"/>
    <w:rsid w:val="006A7502"/>
    <w:rsid w:val="006B37DE"/>
    <w:rsid w:val="006B4902"/>
    <w:rsid w:val="006C042E"/>
    <w:rsid w:val="006C39F7"/>
    <w:rsid w:val="006D03E9"/>
    <w:rsid w:val="006D5F61"/>
    <w:rsid w:val="006D7491"/>
    <w:rsid w:val="006E23CC"/>
    <w:rsid w:val="006E312C"/>
    <w:rsid w:val="006F25C6"/>
    <w:rsid w:val="00716707"/>
    <w:rsid w:val="00722576"/>
    <w:rsid w:val="00723975"/>
    <w:rsid w:val="007279E9"/>
    <w:rsid w:val="00727A0C"/>
    <w:rsid w:val="00732624"/>
    <w:rsid w:val="00734040"/>
    <w:rsid w:val="00745545"/>
    <w:rsid w:val="00747EC4"/>
    <w:rsid w:val="007575A7"/>
    <w:rsid w:val="007626FC"/>
    <w:rsid w:val="007646BE"/>
    <w:rsid w:val="00776BA3"/>
    <w:rsid w:val="00777E0B"/>
    <w:rsid w:val="007837C6"/>
    <w:rsid w:val="007942F6"/>
    <w:rsid w:val="0079472B"/>
    <w:rsid w:val="007A1F5F"/>
    <w:rsid w:val="007A2762"/>
    <w:rsid w:val="007A58CA"/>
    <w:rsid w:val="007A59D5"/>
    <w:rsid w:val="007B1F41"/>
    <w:rsid w:val="007B38B8"/>
    <w:rsid w:val="007C207E"/>
    <w:rsid w:val="007C34F8"/>
    <w:rsid w:val="007D01C6"/>
    <w:rsid w:val="007D67AB"/>
    <w:rsid w:val="007F0791"/>
    <w:rsid w:val="007F142D"/>
    <w:rsid w:val="007F40F5"/>
    <w:rsid w:val="00803D88"/>
    <w:rsid w:val="0081759A"/>
    <w:rsid w:val="00820FC9"/>
    <w:rsid w:val="0082764E"/>
    <w:rsid w:val="00831422"/>
    <w:rsid w:val="0083712C"/>
    <w:rsid w:val="00843238"/>
    <w:rsid w:val="00847F53"/>
    <w:rsid w:val="008517F2"/>
    <w:rsid w:val="00852279"/>
    <w:rsid w:val="008564EA"/>
    <w:rsid w:val="00857E77"/>
    <w:rsid w:val="008604C8"/>
    <w:rsid w:val="00862F03"/>
    <w:rsid w:val="008648AA"/>
    <w:rsid w:val="00867DFF"/>
    <w:rsid w:val="008717AB"/>
    <w:rsid w:val="00872658"/>
    <w:rsid w:val="00872901"/>
    <w:rsid w:val="00872D69"/>
    <w:rsid w:val="008762BE"/>
    <w:rsid w:val="008771DF"/>
    <w:rsid w:val="008779B2"/>
    <w:rsid w:val="0088434E"/>
    <w:rsid w:val="00884832"/>
    <w:rsid w:val="008860C1"/>
    <w:rsid w:val="008866A7"/>
    <w:rsid w:val="008877A4"/>
    <w:rsid w:val="0089580A"/>
    <w:rsid w:val="008A3863"/>
    <w:rsid w:val="008A4C51"/>
    <w:rsid w:val="008B0374"/>
    <w:rsid w:val="008B298B"/>
    <w:rsid w:val="008B3860"/>
    <w:rsid w:val="008B58EF"/>
    <w:rsid w:val="008C23A1"/>
    <w:rsid w:val="008C36CB"/>
    <w:rsid w:val="008D35B7"/>
    <w:rsid w:val="008F0990"/>
    <w:rsid w:val="008F1323"/>
    <w:rsid w:val="008F1819"/>
    <w:rsid w:val="008F6692"/>
    <w:rsid w:val="00902C17"/>
    <w:rsid w:val="009039E8"/>
    <w:rsid w:val="009051C7"/>
    <w:rsid w:val="00905905"/>
    <w:rsid w:val="00905B35"/>
    <w:rsid w:val="00911425"/>
    <w:rsid w:val="00912CF6"/>
    <w:rsid w:val="00913562"/>
    <w:rsid w:val="00923D6A"/>
    <w:rsid w:val="00936C94"/>
    <w:rsid w:val="00936D68"/>
    <w:rsid w:val="00937FFC"/>
    <w:rsid w:val="00943137"/>
    <w:rsid w:val="00946994"/>
    <w:rsid w:val="009523F7"/>
    <w:rsid w:val="00955D82"/>
    <w:rsid w:val="00957777"/>
    <w:rsid w:val="00960642"/>
    <w:rsid w:val="00960C14"/>
    <w:rsid w:val="00962B87"/>
    <w:rsid w:val="00963DD6"/>
    <w:rsid w:val="0096727B"/>
    <w:rsid w:val="009679B5"/>
    <w:rsid w:val="009719E2"/>
    <w:rsid w:val="009732DE"/>
    <w:rsid w:val="00980C98"/>
    <w:rsid w:val="00982F49"/>
    <w:rsid w:val="00983116"/>
    <w:rsid w:val="009859E4"/>
    <w:rsid w:val="0098748E"/>
    <w:rsid w:val="00987561"/>
    <w:rsid w:val="009903AB"/>
    <w:rsid w:val="00990B04"/>
    <w:rsid w:val="00994290"/>
    <w:rsid w:val="00997587"/>
    <w:rsid w:val="009A0708"/>
    <w:rsid w:val="009A50DA"/>
    <w:rsid w:val="009A7791"/>
    <w:rsid w:val="009B30E2"/>
    <w:rsid w:val="009B60E8"/>
    <w:rsid w:val="009C5AEC"/>
    <w:rsid w:val="009C6848"/>
    <w:rsid w:val="009D03E8"/>
    <w:rsid w:val="009D1D96"/>
    <w:rsid w:val="009D6156"/>
    <w:rsid w:val="009D7DF0"/>
    <w:rsid w:val="009F0D30"/>
    <w:rsid w:val="009F4071"/>
    <w:rsid w:val="00A04152"/>
    <w:rsid w:val="00A04EAF"/>
    <w:rsid w:val="00A07A19"/>
    <w:rsid w:val="00A211FE"/>
    <w:rsid w:val="00A40C8C"/>
    <w:rsid w:val="00A41381"/>
    <w:rsid w:val="00A42AF1"/>
    <w:rsid w:val="00A46C3F"/>
    <w:rsid w:val="00A47DE8"/>
    <w:rsid w:val="00A51D48"/>
    <w:rsid w:val="00A52A17"/>
    <w:rsid w:val="00A54FA7"/>
    <w:rsid w:val="00A56F5F"/>
    <w:rsid w:val="00A606BD"/>
    <w:rsid w:val="00A64852"/>
    <w:rsid w:val="00A65591"/>
    <w:rsid w:val="00A6619B"/>
    <w:rsid w:val="00A71E0D"/>
    <w:rsid w:val="00A74E7F"/>
    <w:rsid w:val="00A81E41"/>
    <w:rsid w:val="00A82BBD"/>
    <w:rsid w:val="00AA1CA6"/>
    <w:rsid w:val="00AA2CBA"/>
    <w:rsid w:val="00AB0CF8"/>
    <w:rsid w:val="00AB1443"/>
    <w:rsid w:val="00AB418F"/>
    <w:rsid w:val="00AB5723"/>
    <w:rsid w:val="00AC74E8"/>
    <w:rsid w:val="00AD4BEC"/>
    <w:rsid w:val="00AE009F"/>
    <w:rsid w:val="00AF02C0"/>
    <w:rsid w:val="00B025E5"/>
    <w:rsid w:val="00B06E3F"/>
    <w:rsid w:val="00B10BEA"/>
    <w:rsid w:val="00B1716F"/>
    <w:rsid w:val="00B24788"/>
    <w:rsid w:val="00B25DA0"/>
    <w:rsid w:val="00B2671F"/>
    <w:rsid w:val="00B27555"/>
    <w:rsid w:val="00B311AF"/>
    <w:rsid w:val="00B31576"/>
    <w:rsid w:val="00B316A0"/>
    <w:rsid w:val="00B40224"/>
    <w:rsid w:val="00B4040D"/>
    <w:rsid w:val="00B41643"/>
    <w:rsid w:val="00B43BD4"/>
    <w:rsid w:val="00B444A8"/>
    <w:rsid w:val="00B4753F"/>
    <w:rsid w:val="00B53BB3"/>
    <w:rsid w:val="00B54FBC"/>
    <w:rsid w:val="00B613AC"/>
    <w:rsid w:val="00B62812"/>
    <w:rsid w:val="00B62E31"/>
    <w:rsid w:val="00B71FF4"/>
    <w:rsid w:val="00B73F9A"/>
    <w:rsid w:val="00B7534B"/>
    <w:rsid w:val="00B756D1"/>
    <w:rsid w:val="00B81477"/>
    <w:rsid w:val="00B82A0A"/>
    <w:rsid w:val="00B84588"/>
    <w:rsid w:val="00B85A6B"/>
    <w:rsid w:val="00B86051"/>
    <w:rsid w:val="00B864E2"/>
    <w:rsid w:val="00B91191"/>
    <w:rsid w:val="00B95072"/>
    <w:rsid w:val="00B9693E"/>
    <w:rsid w:val="00BA2B84"/>
    <w:rsid w:val="00BB1161"/>
    <w:rsid w:val="00BB1D48"/>
    <w:rsid w:val="00BB23D4"/>
    <w:rsid w:val="00BB370C"/>
    <w:rsid w:val="00BB47B4"/>
    <w:rsid w:val="00BB5E5B"/>
    <w:rsid w:val="00BC092D"/>
    <w:rsid w:val="00BC1690"/>
    <w:rsid w:val="00BC1E10"/>
    <w:rsid w:val="00BC367D"/>
    <w:rsid w:val="00BC5031"/>
    <w:rsid w:val="00BD2022"/>
    <w:rsid w:val="00BE619D"/>
    <w:rsid w:val="00BF6FDA"/>
    <w:rsid w:val="00C04721"/>
    <w:rsid w:val="00C10960"/>
    <w:rsid w:val="00C15F68"/>
    <w:rsid w:val="00C2201E"/>
    <w:rsid w:val="00C265C9"/>
    <w:rsid w:val="00C302DA"/>
    <w:rsid w:val="00C37C17"/>
    <w:rsid w:val="00C404FE"/>
    <w:rsid w:val="00C43C93"/>
    <w:rsid w:val="00C51535"/>
    <w:rsid w:val="00C55ECE"/>
    <w:rsid w:val="00C627C8"/>
    <w:rsid w:val="00C62D5F"/>
    <w:rsid w:val="00C67FD7"/>
    <w:rsid w:val="00C747B7"/>
    <w:rsid w:val="00C74FF6"/>
    <w:rsid w:val="00C86F65"/>
    <w:rsid w:val="00C871DA"/>
    <w:rsid w:val="00C874E2"/>
    <w:rsid w:val="00C919F6"/>
    <w:rsid w:val="00C93A7F"/>
    <w:rsid w:val="00C95D22"/>
    <w:rsid w:val="00CA4846"/>
    <w:rsid w:val="00CA5917"/>
    <w:rsid w:val="00CC2577"/>
    <w:rsid w:val="00CD4411"/>
    <w:rsid w:val="00CE2F3A"/>
    <w:rsid w:val="00CE483E"/>
    <w:rsid w:val="00CE49C0"/>
    <w:rsid w:val="00CE7194"/>
    <w:rsid w:val="00CF7EB3"/>
    <w:rsid w:val="00D0300C"/>
    <w:rsid w:val="00D11272"/>
    <w:rsid w:val="00D120F7"/>
    <w:rsid w:val="00D141CE"/>
    <w:rsid w:val="00D239C8"/>
    <w:rsid w:val="00D245F0"/>
    <w:rsid w:val="00D30164"/>
    <w:rsid w:val="00D3024B"/>
    <w:rsid w:val="00D3585B"/>
    <w:rsid w:val="00D375E9"/>
    <w:rsid w:val="00D431BC"/>
    <w:rsid w:val="00D540B2"/>
    <w:rsid w:val="00D54E3C"/>
    <w:rsid w:val="00D55E42"/>
    <w:rsid w:val="00D62585"/>
    <w:rsid w:val="00D633E5"/>
    <w:rsid w:val="00D643DE"/>
    <w:rsid w:val="00D66409"/>
    <w:rsid w:val="00D76AEF"/>
    <w:rsid w:val="00D81625"/>
    <w:rsid w:val="00D829C1"/>
    <w:rsid w:val="00D86DA1"/>
    <w:rsid w:val="00D87BF5"/>
    <w:rsid w:val="00D90084"/>
    <w:rsid w:val="00D903E2"/>
    <w:rsid w:val="00D913C2"/>
    <w:rsid w:val="00D91F2A"/>
    <w:rsid w:val="00D96500"/>
    <w:rsid w:val="00D97B40"/>
    <w:rsid w:val="00DA345C"/>
    <w:rsid w:val="00DA6F2D"/>
    <w:rsid w:val="00DB1C3A"/>
    <w:rsid w:val="00DB29A0"/>
    <w:rsid w:val="00DB6A6B"/>
    <w:rsid w:val="00DB6EB2"/>
    <w:rsid w:val="00DC059F"/>
    <w:rsid w:val="00DC1B69"/>
    <w:rsid w:val="00DC4BC1"/>
    <w:rsid w:val="00DC663A"/>
    <w:rsid w:val="00DD6657"/>
    <w:rsid w:val="00DD6785"/>
    <w:rsid w:val="00DE004E"/>
    <w:rsid w:val="00DE06A0"/>
    <w:rsid w:val="00DE0B29"/>
    <w:rsid w:val="00DE2632"/>
    <w:rsid w:val="00DE4AC5"/>
    <w:rsid w:val="00DE4E91"/>
    <w:rsid w:val="00DE6C3D"/>
    <w:rsid w:val="00DE7419"/>
    <w:rsid w:val="00DF7C5E"/>
    <w:rsid w:val="00DF7F88"/>
    <w:rsid w:val="00DF7FB1"/>
    <w:rsid w:val="00E00479"/>
    <w:rsid w:val="00E06BDA"/>
    <w:rsid w:val="00E20DA9"/>
    <w:rsid w:val="00E21D54"/>
    <w:rsid w:val="00E22CEB"/>
    <w:rsid w:val="00E2350F"/>
    <w:rsid w:val="00E413E1"/>
    <w:rsid w:val="00E42292"/>
    <w:rsid w:val="00E43AC0"/>
    <w:rsid w:val="00E45E4A"/>
    <w:rsid w:val="00E461DE"/>
    <w:rsid w:val="00E46842"/>
    <w:rsid w:val="00E46FA8"/>
    <w:rsid w:val="00E4702E"/>
    <w:rsid w:val="00E50706"/>
    <w:rsid w:val="00E516A1"/>
    <w:rsid w:val="00E532E7"/>
    <w:rsid w:val="00E53A81"/>
    <w:rsid w:val="00E55375"/>
    <w:rsid w:val="00E556D0"/>
    <w:rsid w:val="00E57053"/>
    <w:rsid w:val="00E60283"/>
    <w:rsid w:val="00E60E63"/>
    <w:rsid w:val="00E6173E"/>
    <w:rsid w:val="00E618BE"/>
    <w:rsid w:val="00E62746"/>
    <w:rsid w:val="00E65B4C"/>
    <w:rsid w:val="00E72E69"/>
    <w:rsid w:val="00E72ECF"/>
    <w:rsid w:val="00E74CFB"/>
    <w:rsid w:val="00E833E9"/>
    <w:rsid w:val="00E83920"/>
    <w:rsid w:val="00E85BC1"/>
    <w:rsid w:val="00E911B6"/>
    <w:rsid w:val="00EA058F"/>
    <w:rsid w:val="00EA7FF2"/>
    <w:rsid w:val="00EB16F8"/>
    <w:rsid w:val="00ED24B3"/>
    <w:rsid w:val="00EE364C"/>
    <w:rsid w:val="00EE3721"/>
    <w:rsid w:val="00EE504E"/>
    <w:rsid w:val="00EE6CFF"/>
    <w:rsid w:val="00EF382B"/>
    <w:rsid w:val="00EF6DEE"/>
    <w:rsid w:val="00EF6E07"/>
    <w:rsid w:val="00F00416"/>
    <w:rsid w:val="00F01568"/>
    <w:rsid w:val="00F04188"/>
    <w:rsid w:val="00F041F7"/>
    <w:rsid w:val="00F1031C"/>
    <w:rsid w:val="00F122BE"/>
    <w:rsid w:val="00F21588"/>
    <w:rsid w:val="00F215BF"/>
    <w:rsid w:val="00F250E8"/>
    <w:rsid w:val="00F31B67"/>
    <w:rsid w:val="00F31FE7"/>
    <w:rsid w:val="00F33E2C"/>
    <w:rsid w:val="00F37887"/>
    <w:rsid w:val="00F4130F"/>
    <w:rsid w:val="00F47595"/>
    <w:rsid w:val="00F51E63"/>
    <w:rsid w:val="00F60CA7"/>
    <w:rsid w:val="00F647B4"/>
    <w:rsid w:val="00F64D4E"/>
    <w:rsid w:val="00F70746"/>
    <w:rsid w:val="00F725C0"/>
    <w:rsid w:val="00F728FB"/>
    <w:rsid w:val="00F7550E"/>
    <w:rsid w:val="00F80783"/>
    <w:rsid w:val="00F85D6A"/>
    <w:rsid w:val="00F93D5C"/>
    <w:rsid w:val="00F954C5"/>
    <w:rsid w:val="00FA03DA"/>
    <w:rsid w:val="00FA1B48"/>
    <w:rsid w:val="00FA1D82"/>
    <w:rsid w:val="00FA232F"/>
    <w:rsid w:val="00FA2AC6"/>
    <w:rsid w:val="00FA45CE"/>
    <w:rsid w:val="00FA66A1"/>
    <w:rsid w:val="00FB15FB"/>
    <w:rsid w:val="00FB6F5C"/>
    <w:rsid w:val="00FC6132"/>
    <w:rsid w:val="00FC7308"/>
    <w:rsid w:val="00FD4464"/>
    <w:rsid w:val="00FD521C"/>
    <w:rsid w:val="00FD792D"/>
    <w:rsid w:val="00FE0330"/>
    <w:rsid w:val="00FE0714"/>
    <w:rsid w:val="00FE2E6F"/>
    <w:rsid w:val="00FE6E71"/>
    <w:rsid w:val="00FF7468"/>
    <w:rsid w:val="10A247FC"/>
    <w:rsid w:val="54F7E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327FB3"/>
  <w15:docId w15:val="{9DF19852-D4DE-7644-94B7-F335C32669C9}"/>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annotation reference" w:qFormat="1"/>
    <w:lsdException w:name="Title" w:uiPriority="10" w:qFormat="1"/>
    <w:lsdException w:name="Default Paragraph Font" w:semiHidden="1" w:uiPriority="1" w:unhideWhenUsed="1" w:qFormat="1"/>
    <w:lsdException w:name="Body Text" w:uiPriority="99" w:qFormat="1"/>
    <w:lsdException w:name="Subtitle" w:uiPriority="11" w:qFormat="1"/>
    <w:lsdException w:name="Date" w:qFormat="1"/>
    <w:lsdException w:name="Block Text" w:uiPriority="9" w:unhideWhenUsed="1"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line="360" w:lineRule="auto"/>
      <w:jc w:val="both"/>
    </w:pPr>
    <w:rPr>
      <w:rFonts w:ascii="Times New Roman" w:eastAsia="Times New Roman" w:hAnsi="Times New Roman"/>
      <w:sz w:val="22"/>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2">
    <w:name w:val="heading 2"/>
    <w:basedOn w:val="a"/>
    <w:next w:val="a0"/>
    <w:link w:val="20"/>
    <w:uiPriority w:val="99"/>
    <w:unhideWhenUsed/>
    <w:qFormat/>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b/>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21241"/>
    <w:pPr>
      <w:keepNext/>
      <w:keepLines/>
      <w:spacing w:after="0"/>
      <w:outlineLvl w:val="7"/>
    </w:pPr>
    <w:rPr>
      <w:rFonts w:eastAsiaTheme="majorEastAsia" w:cstheme="majorBidi"/>
      <w:i/>
      <w:iCs/>
      <w:color w:val="262626" w:themeColor="text1" w:themeTint="D9"/>
    </w:rPr>
  </w:style>
  <w:style w:type="paragraph" w:styleId="9">
    <w:name w:val="heading 9"/>
    <w:basedOn w:val="a"/>
    <w:next w:val="a0"/>
    <w:link w:val="90"/>
    <w:uiPriority w:val="9"/>
    <w:semiHidden/>
    <w:unhideWhenUsed/>
    <w:qFormat/>
    <w:rsid w:val="00021241"/>
    <w:pPr>
      <w:keepNext/>
      <w:keepLines/>
      <w:spacing w:after="0"/>
      <w:outlineLvl w:val="8"/>
    </w:pPr>
    <w:rPr>
      <w:rFonts w:eastAsiaTheme="majorEastAsia"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qFormat/>
    <w:pPr>
      <w:spacing w:before="180" w:after="180"/>
    </w:pPr>
  </w:style>
  <w:style w:type="paragraph" w:styleId="a5">
    <w:name w:val="caption"/>
    <w:basedOn w:val="a"/>
    <w:link w:val="a6"/>
    <w:pPr>
      <w:spacing w:after="120"/>
    </w:pPr>
    <w:rPr>
      <w:i/>
    </w:rPr>
  </w:style>
  <w:style w:type="paragraph" w:styleId="a7">
    <w:name w:val="annotation text"/>
    <w:basedOn w:val="a"/>
    <w:link w:val="a8"/>
    <w:pPr>
      <w:jc w:val="left"/>
    </w:pPr>
  </w:style>
  <w:style w:type="paragraph" w:styleId="a9">
    <w:name w:val="Block Text"/>
    <w:basedOn w:val="a0"/>
    <w:next w:val="a0"/>
    <w:uiPriority w:val="9"/>
    <w:unhideWhenUsed/>
    <w:qFormat/>
    <w:pPr>
      <w:spacing w:before="100" w:after="100"/>
      <w:ind w:left="480" w:right="480"/>
    </w:pPr>
  </w:style>
  <w:style w:type="paragraph" w:styleId="aa">
    <w:name w:val="Date"/>
    <w:basedOn w:val="ab"/>
    <w:next w:val="a0"/>
    <w:qFormat/>
    <w:pPr>
      <w:keepNext/>
      <w:keepLines/>
    </w:pPr>
    <w:rPr>
      <w:sz w:val="24"/>
      <w:szCs w:val="24"/>
    </w:rPr>
  </w:style>
  <w:style w:type="paragraph" w:styleId="ab">
    <w:name w:val="Title"/>
    <w:basedOn w:val="a"/>
    <w:next w:val="a0"/>
    <w:link w:val="ac"/>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d">
    <w:name w:val="footer"/>
    <w:basedOn w:val="a"/>
    <w:link w:val="ae"/>
    <w:pPr>
      <w:tabs>
        <w:tab w:val="center" w:pos="4153"/>
        <w:tab w:val="right" w:pos="8306"/>
      </w:tabs>
      <w:snapToGrid w:val="0"/>
      <w:spacing w:line="240" w:lineRule="auto"/>
      <w:jc w:val="left"/>
    </w:pPr>
    <w:rPr>
      <w:sz w:val="18"/>
      <w:szCs w:val="18"/>
    </w:rPr>
  </w:style>
  <w:style w:type="paragraph" w:styleId="af">
    <w:name w:val="header"/>
    <w:basedOn w:val="a"/>
    <w:link w:val="af0"/>
    <w:pPr>
      <w:tabs>
        <w:tab w:val="center" w:pos="4153"/>
        <w:tab w:val="right" w:pos="8306"/>
      </w:tabs>
      <w:snapToGrid w:val="0"/>
      <w:spacing w:line="240" w:lineRule="auto"/>
      <w:jc w:val="center"/>
    </w:pPr>
    <w:rPr>
      <w:sz w:val="18"/>
      <w:szCs w:val="18"/>
    </w:rPr>
  </w:style>
  <w:style w:type="paragraph" w:styleId="af1">
    <w:name w:val="Subtitle"/>
    <w:basedOn w:val="ab"/>
    <w:next w:val="a0"/>
    <w:link w:val="af2"/>
    <w:uiPriority w:val="11"/>
    <w:qFormat/>
    <w:rPr>
      <w:spacing w:val="15"/>
      <w:sz w:val="28"/>
      <w:szCs w:val="28"/>
    </w:rPr>
  </w:style>
  <w:style w:type="paragraph" w:styleId="af3">
    <w:name w:val="footnote text"/>
    <w:basedOn w:val="a"/>
    <w:uiPriority w:val="9"/>
    <w:unhideWhenUsed/>
    <w:qFormat/>
  </w:style>
  <w:style w:type="paragraph" w:styleId="af4">
    <w:name w:val="annotation subject"/>
    <w:basedOn w:val="a7"/>
    <w:next w:val="a7"/>
    <w:link w:val="af5"/>
    <w:rPr>
      <w:b/>
      <w:bCs/>
    </w:rPr>
  </w:style>
  <w:style w:type="character" w:styleId="af6">
    <w:name w:val="line number"/>
    <w:basedOn w:val="a1"/>
  </w:style>
  <w:style w:type="character" w:styleId="af7">
    <w:name w:val="Hyperlink"/>
    <w:basedOn w:val="a6"/>
    <w:qFormat/>
    <w:rsid w:val="00021241"/>
    <w:rPr>
      <w:color w:val="156082" w:themeColor="accent1"/>
    </w:rPr>
  </w:style>
  <w:style w:type="character" w:customStyle="1" w:styleId="a6">
    <w:name w:val="题注 字符"/>
    <w:basedOn w:val="a1"/>
    <w:link w:val="a5"/>
  </w:style>
  <w:style w:type="character" w:styleId="af8">
    <w:name w:val="annotation reference"/>
    <w:basedOn w:val="a1"/>
    <w:qFormat/>
    <w:rsid w:val="00021241"/>
    <w:rPr>
      <w:sz w:val="21"/>
      <w:szCs w:val="21"/>
    </w:rPr>
  </w:style>
  <w:style w:type="character" w:styleId="af9">
    <w:name w:val="footnote reference"/>
    <w:basedOn w:val="a6"/>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c">
    <w:name w:val="标题 字符"/>
    <w:basedOn w:val="a1"/>
    <w:link w:val="ab"/>
    <w:uiPriority w:val="10"/>
    <w:rPr>
      <w:rFonts w:asciiTheme="majorHAnsi" w:eastAsiaTheme="majorEastAsia" w:hAnsiTheme="majorHAnsi" w:cstheme="majorBidi"/>
      <w:sz w:val="56"/>
      <w:szCs w:val="56"/>
    </w:rPr>
  </w:style>
  <w:style w:type="character" w:customStyle="1" w:styleId="af2">
    <w:name w:val="副标题 字符"/>
    <w:basedOn w:val="a1"/>
    <w:link w:val="af1"/>
    <w:uiPriority w:val="11"/>
    <w:rPr>
      <w:rFonts w:eastAsiaTheme="majorEastAsia" w:cstheme="majorBidi"/>
      <w:color w:val="595959" w:themeColor="text1" w:themeTint="A6"/>
      <w:spacing w:val="15"/>
      <w:sz w:val="28"/>
      <w:szCs w:val="28"/>
    </w:rPr>
  </w:style>
  <w:style w:type="paragraph" w:customStyle="1" w:styleId="Author">
    <w:name w:val="Author"/>
    <w:basedOn w:val="ab"/>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ascii="Times New Roman" w:eastAsiaTheme="majorEastAsia" w:hAnsi="Times New Roman" w:cstheme="majorBidi"/>
      <w:i/>
      <w:iCs/>
      <w:color w:val="262626" w:themeColor="text1" w:themeTint="D9"/>
      <w:sz w:val="22"/>
      <w:szCs w:val="24"/>
    </w:rPr>
  </w:style>
  <w:style w:type="character" w:customStyle="1" w:styleId="90">
    <w:name w:val="标题 9 字符"/>
    <w:basedOn w:val="a1"/>
    <w:link w:val="9"/>
    <w:uiPriority w:val="9"/>
    <w:semiHidden/>
    <w:rPr>
      <w:rFonts w:ascii="Times New Roman" w:eastAsiaTheme="majorEastAsia" w:hAnsi="Times New Roman" w:cstheme="majorBidi"/>
      <w:color w:val="262626" w:themeColor="text1" w:themeTint="D9"/>
      <w:sz w:val="22"/>
      <w:szCs w:val="24"/>
    </w:rPr>
  </w:style>
  <w:style w:type="paragraph" w:customStyle="1" w:styleId="FootnoteBlockText">
    <w:name w:val="Footnote Block Text"/>
    <w:basedOn w:val="af3"/>
    <w:next w:val="af3"/>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6"/>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rPr>
      <w:b w:val="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f0">
    <w:name w:val="页眉 字符"/>
    <w:basedOn w:val="a1"/>
    <w:link w:val="af"/>
    <w:rPr>
      <w:rFonts w:ascii="Times New Roman" w:eastAsia="Times New Roman" w:hAnsi="Times New Roman"/>
      <w:sz w:val="18"/>
      <w:szCs w:val="18"/>
    </w:rPr>
  </w:style>
  <w:style w:type="character" w:customStyle="1" w:styleId="ae">
    <w:name w:val="页脚 字符"/>
    <w:basedOn w:val="a1"/>
    <w:link w:val="ad"/>
    <w:rPr>
      <w:rFonts w:ascii="Times New Roman" w:eastAsia="Times New Roman" w:hAnsi="Times New Roman"/>
      <w:sz w:val="18"/>
      <w:szCs w:val="18"/>
    </w:rPr>
  </w:style>
  <w:style w:type="paragraph" w:customStyle="1" w:styleId="12">
    <w:name w:val="修订1"/>
    <w:hidden/>
    <w:rPr>
      <w:rFonts w:ascii="Times New Roman" w:eastAsia="Times New Roman" w:hAnsi="Times New Roman"/>
      <w:sz w:val="22"/>
      <w:szCs w:val="24"/>
    </w:rPr>
  </w:style>
  <w:style w:type="character" w:customStyle="1" w:styleId="a8">
    <w:name w:val="批注文字 字符"/>
    <w:basedOn w:val="a1"/>
    <w:link w:val="a7"/>
    <w:rPr>
      <w:rFonts w:ascii="Times New Roman" w:eastAsia="Times New Roman" w:hAnsi="Times New Roman"/>
      <w:sz w:val="22"/>
    </w:rPr>
  </w:style>
  <w:style w:type="character" w:customStyle="1" w:styleId="af5">
    <w:name w:val="批注主题 字符"/>
    <w:basedOn w:val="a8"/>
    <w:link w:val="af4"/>
    <w:rPr>
      <w:rFonts w:ascii="Times New Roman" w:eastAsia="Times New Roman" w:hAnsi="Times New Roman"/>
      <w:b/>
      <w:bCs/>
      <w:sz w:val="22"/>
    </w:rPr>
  </w:style>
  <w:style w:type="character" w:customStyle="1" w:styleId="a4">
    <w:name w:val="正文文本 字符"/>
    <w:basedOn w:val="a1"/>
    <w:link w:val="a0"/>
    <w:uiPriority w:val="99"/>
    <w:rPr>
      <w:rFonts w:ascii="Times New Roman" w:eastAsia="Times New Roman" w:hAnsi="Times New Roman"/>
      <w:sz w:val="22"/>
    </w:rPr>
  </w:style>
  <w:style w:type="character" w:customStyle="1" w:styleId="13">
    <w:name w:val="未处理的提及1"/>
    <w:basedOn w:val="a1"/>
    <w:uiPriority w:val="99"/>
    <w:semiHidden/>
    <w:unhideWhenUsed/>
    <w:rPr>
      <w:color w:val="605E5C"/>
      <w:shd w:val="clear" w:color="auto" w:fill="E1DFDD"/>
    </w:rPr>
  </w:style>
  <w:style w:type="character" w:customStyle="1" w:styleId="16">
    <w:name w:val="16"/>
    <w:basedOn w:val="a1"/>
    <w:rPr>
      <w:rFonts w:ascii="Aptos" w:hAnsi="Aptos" w:hint="default"/>
      <w:color w:val="156082"/>
    </w:rPr>
  </w:style>
  <w:style w:type="paragraph" w:customStyle="1" w:styleId="21">
    <w:name w:val="修订2"/>
    <w:hidden/>
    <w:uiPriority w:val="99"/>
    <w:unhideWhenUsed/>
    <w:rPr>
      <w:rFonts w:ascii="Times New Roman" w:eastAsia="Times New Roman" w:hAnsi="Times New Roman"/>
      <w:sz w:val="22"/>
      <w:szCs w:val="24"/>
    </w:rPr>
  </w:style>
  <w:style w:type="paragraph" w:styleId="afa">
    <w:name w:val="Revision"/>
    <w:hidden/>
    <w:uiPriority w:val="99"/>
    <w:unhideWhenUsed/>
    <w:rsid w:val="004E410D"/>
    <w:rPr>
      <w:rFonts w:ascii="Times New Roman" w:eastAsia="Times New Roman" w:hAnsi="Times New Roman"/>
      <w:sz w:val="22"/>
      <w:szCs w:val="24"/>
    </w:rPr>
  </w:style>
  <w:style w:type="character" w:styleId="afb">
    <w:name w:val="Emphasis"/>
    <w:basedOn w:val="a1"/>
    <w:uiPriority w:val="20"/>
    <w:qFormat/>
    <w:rsid w:val="007B1F41"/>
    <w:rPr>
      <w:i/>
      <w:iCs/>
    </w:rPr>
  </w:style>
  <w:style w:type="character" w:styleId="afc">
    <w:name w:val="Unresolved Mention"/>
    <w:basedOn w:val="a1"/>
    <w:uiPriority w:val="99"/>
    <w:semiHidden/>
    <w:unhideWhenUsed/>
    <w:rsid w:val="00F51E63"/>
    <w:rPr>
      <w:color w:val="605E5C"/>
      <w:shd w:val="clear" w:color="auto" w:fill="E1DFDD"/>
    </w:rPr>
  </w:style>
  <w:style w:type="character" w:styleId="HTML">
    <w:name w:val="HTML Code"/>
    <w:basedOn w:val="a1"/>
    <w:uiPriority w:val="99"/>
    <w:unhideWhenUsed/>
    <w:rsid w:val="00255E7A"/>
    <w:rPr>
      <w:rFonts w:ascii="SimSun" w:eastAsia="SimSun" w:hAnsi="SimSun" w:cs="SimSun"/>
      <w:sz w:val="24"/>
      <w:szCs w:val="24"/>
    </w:rPr>
  </w:style>
  <w:style w:type="paragraph" w:styleId="afd">
    <w:name w:val="Normal (Web)"/>
    <w:basedOn w:val="a"/>
    <w:uiPriority w:val="99"/>
    <w:unhideWhenUsed/>
    <w:rsid w:val="00B86051"/>
    <w:pPr>
      <w:spacing w:before="100" w:beforeAutospacing="1" w:after="100" w:afterAutospacing="1" w:line="240" w:lineRule="auto"/>
      <w:jc w:val="left"/>
    </w:pPr>
    <w:rPr>
      <w:rFonts w:ascii="SimSun" w:eastAsia="SimSun" w:hAnsi="SimSun" w:cs="SimSun"/>
      <w:sz w:val="24"/>
    </w:rPr>
  </w:style>
  <w:style w:type="character" w:styleId="afe">
    <w:name w:val="Strong"/>
    <w:basedOn w:val="a1"/>
    <w:uiPriority w:val="22"/>
    <w:qFormat/>
    <w:rsid w:val="00B86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01253">
      <w:bodyDiv w:val="1"/>
      <w:marLeft w:val="0"/>
      <w:marRight w:val="0"/>
      <w:marTop w:val="0"/>
      <w:marBottom w:val="0"/>
      <w:divBdr>
        <w:top w:val="none" w:sz="0" w:space="0" w:color="auto"/>
        <w:left w:val="none" w:sz="0" w:space="0" w:color="auto"/>
        <w:bottom w:val="none" w:sz="0" w:space="0" w:color="auto"/>
        <w:right w:val="none" w:sz="0" w:space="0" w:color="auto"/>
      </w:divBdr>
    </w:div>
    <w:div w:id="89816408">
      <w:bodyDiv w:val="1"/>
      <w:marLeft w:val="0"/>
      <w:marRight w:val="0"/>
      <w:marTop w:val="0"/>
      <w:marBottom w:val="0"/>
      <w:divBdr>
        <w:top w:val="none" w:sz="0" w:space="0" w:color="auto"/>
        <w:left w:val="none" w:sz="0" w:space="0" w:color="auto"/>
        <w:bottom w:val="none" w:sz="0" w:space="0" w:color="auto"/>
        <w:right w:val="none" w:sz="0" w:space="0" w:color="auto"/>
      </w:divBdr>
    </w:div>
    <w:div w:id="242422228">
      <w:bodyDiv w:val="1"/>
      <w:marLeft w:val="0"/>
      <w:marRight w:val="0"/>
      <w:marTop w:val="0"/>
      <w:marBottom w:val="0"/>
      <w:divBdr>
        <w:top w:val="none" w:sz="0" w:space="0" w:color="auto"/>
        <w:left w:val="none" w:sz="0" w:space="0" w:color="auto"/>
        <w:bottom w:val="none" w:sz="0" w:space="0" w:color="auto"/>
        <w:right w:val="none" w:sz="0" w:space="0" w:color="auto"/>
      </w:divBdr>
    </w:div>
    <w:div w:id="548306484">
      <w:bodyDiv w:val="1"/>
      <w:marLeft w:val="0"/>
      <w:marRight w:val="0"/>
      <w:marTop w:val="0"/>
      <w:marBottom w:val="0"/>
      <w:divBdr>
        <w:top w:val="none" w:sz="0" w:space="0" w:color="auto"/>
        <w:left w:val="none" w:sz="0" w:space="0" w:color="auto"/>
        <w:bottom w:val="none" w:sz="0" w:space="0" w:color="auto"/>
        <w:right w:val="none" w:sz="0" w:space="0" w:color="auto"/>
      </w:divBdr>
    </w:div>
    <w:div w:id="908998429">
      <w:bodyDiv w:val="1"/>
      <w:marLeft w:val="0"/>
      <w:marRight w:val="0"/>
      <w:marTop w:val="0"/>
      <w:marBottom w:val="0"/>
      <w:divBdr>
        <w:top w:val="none" w:sz="0" w:space="0" w:color="auto"/>
        <w:left w:val="none" w:sz="0" w:space="0" w:color="auto"/>
        <w:bottom w:val="none" w:sz="0" w:space="0" w:color="auto"/>
        <w:right w:val="none" w:sz="0" w:space="0" w:color="auto"/>
      </w:divBdr>
    </w:div>
    <w:div w:id="976185879">
      <w:bodyDiv w:val="1"/>
      <w:marLeft w:val="0"/>
      <w:marRight w:val="0"/>
      <w:marTop w:val="0"/>
      <w:marBottom w:val="0"/>
      <w:divBdr>
        <w:top w:val="none" w:sz="0" w:space="0" w:color="auto"/>
        <w:left w:val="none" w:sz="0" w:space="0" w:color="auto"/>
        <w:bottom w:val="none" w:sz="0" w:space="0" w:color="auto"/>
        <w:right w:val="none" w:sz="0" w:space="0" w:color="auto"/>
      </w:divBdr>
    </w:div>
    <w:div w:id="1339844514">
      <w:bodyDiv w:val="1"/>
      <w:marLeft w:val="0"/>
      <w:marRight w:val="0"/>
      <w:marTop w:val="0"/>
      <w:marBottom w:val="0"/>
      <w:divBdr>
        <w:top w:val="none" w:sz="0" w:space="0" w:color="auto"/>
        <w:left w:val="none" w:sz="0" w:space="0" w:color="auto"/>
        <w:bottom w:val="none" w:sz="0" w:space="0" w:color="auto"/>
        <w:right w:val="none" w:sz="0" w:space="0" w:color="auto"/>
      </w:divBdr>
    </w:div>
    <w:div w:id="1436629027">
      <w:bodyDiv w:val="1"/>
      <w:marLeft w:val="0"/>
      <w:marRight w:val="0"/>
      <w:marTop w:val="0"/>
      <w:marBottom w:val="0"/>
      <w:divBdr>
        <w:top w:val="none" w:sz="0" w:space="0" w:color="auto"/>
        <w:left w:val="none" w:sz="0" w:space="0" w:color="auto"/>
        <w:bottom w:val="none" w:sz="0" w:space="0" w:color="auto"/>
        <w:right w:val="none" w:sz="0" w:space="0" w:color="auto"/>
      </w:divBdr>
    </w:div>
    <w:div w:id="1986397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doi.org/10.5281/zenodo.XXXXXX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xinwang@cuhk.edu.hk"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9411-448C-4148-A294-A3EC3773C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41</Pages>
  <Words>56190</Words>
  <Characters>320285</Characters>
  <Application>Microsoft Office Word</Application>
  <DocSecurity>0</DocSecurity>
  <Lines>2669</Lines>
  <Paragraphs>751</Paragraphs>
  <ScaleCrop>false</ScaleCrop>
  <Company/>
  <LinksUpToDate>false</LinksUpToDate>
  <CharactersWithSpaces>375724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宪赓 王</dc:creator>
  <cp:keywords/>
  <dc:description/>
  <cp:lastModifiedBy>YAO Hualiang</cp:lastModifiedBy>
  <cp:revision>161</cp:revision>
  <cp:lastPrinted>2026-05-11T15:56:00Z</cp:lastPrinted>
  <dcterms:created xsi:type="dcterms:W3CDTF">2026-06-26T01:43:00Z</dcterms:created>
  <dcterms:modified xsi:type="dcterms:W3CDTF">2026-08-20T07:27:00Z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/Users/wangziwei/Downloads/pdac/references_fixed.bib</vt:lpwstr>
  </property>
  <property fmtid="{D5CDD505-2E9C-101B-9397-08002B2CF9AE}" pid="3" name="csl">
    <vt:lpwstr>/Users/wangziwei/Downloads/pdac/apa.csl</vt:lpwstr>
  </property>
  <property fmtid="{D5CDD505-2E9C-101B-9397-08002B2CF9AE}" pid="4" name="link-citations">
    <vt:lpwstr>True</vt:lpwstr>
  </property>
  <property fmtid="{D5CDD505-2E9C-101B-9397-08002B2CF9AE}" pid="5" name="KSOProductBuildVer">
    <vt:lpwstr>2052-12.1.0.25865</vt:lpwstr>
  </property>
  <property fmtid="{D5CDD505-2E9C-101B-9397-08002B2CF9AE}" pid="6" name="ICV">
    <vt:lpwstr>CBE2CEDE3C334A0A9C4861501CD1B9ED_13</vt:lpwstr>
  </property>
</Properties>
</file>